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B87" w:rsidRDefault="00706B87">
      <w:pPr>
        <w:pStyle w:val="BodyText"/>
        <w:spacing w:before="6"/>
        <w:rPr>
          <w:rFonts w:ascii="Times New Roman"/>
          <w:sz w:val="18"/>
        </w:rPr>
      </w:pPr>
    </w:p>
    <w:p w:rsidR="00706B87" w:rsidRDefault="00A82C24">
      <w:pPr>
        <w:spacing w:before="107" w:line="242" w:lineRule="auto"/>
        <w:ind w:left="201" w:right="199"/>
        <w:jc w:val="center"/>
        <w:rPr>
          <w:rFonts w:ascii="Arial"/>
          <w:sz w:val="48"/>
        </w:rPr>
      </w:pPr>
      <w:r>
        <w:rPr>
          <w:rFonts w:ascii="Arial"/>
          <w:sz w:val="48"/>
        </w:rPr>
        <w:t>Design and Evaluation of an Introductory Computing Environment</w:t>
      </w:r>
    </w:p>
    <w:p w:rsidR="00706B87" w:rsidRDefault="00A82C24">
      <w:pPr>
        <w:spacing w:before="261"/>
        <w:ind w:left="201" w:right="201"/>
        <w:jc w:val="center"/>
        <w:rPr>
          <w:rFonts w:ascii="Arial"/>
          <w:i/>
        </w:rPr>
      </w:pPr>
      <w:r>
        <w:rPr>
          <w:rFonts w:ascii="Arial"/>
        </w:rPr>
        <w:t xml:space="preserve">Austin Cory Bart, </w:t>
      </w:r>
      <w:r>
        <w:rPr>
          <w:rFonts w:ascii="Arial"/>
          <w:i/>
        </w:rPr>
        <w:t xml:space="preserve">Member, IEEE, </w:t>
      </w:r>
      <w:r>
        <w:rPr>
          <w:rFonts w:ascii="Arial"/>
        </w:rPr>
        <w:t xml:space="preserve">Javier </w:t>
      </w:r>
      <w:proofErr w:type="spellStart"/>
      <w:r>
        <w:rPr>
          <w:rFonts w:ascii="Arial"/>
        </w:rPr>
        <w:t>Tibau</w:t>
      </w:r>
      <w:proofErr w:type="spellEnd"/>
      <w:r>
        <w:rPr>
          <w:rFonts w:ascii="Arial"/>
        </w:rPr>
        <w:t xml:space="preserve">, </w:t>
      </w:r>
      <w:r>
        <w:rPr>
          <w:rFonts w:ascii="Arial"/>
          <w:i/>
        </w:rPr>
        <w:t xml:space="preserve">Member, IEEE, </w:t>
      </w:r>
      <w:r>
        <w:rPr>
          <w:rFonts w:ascii="Arial"/>
        </w:rPr>
        <w:t xml:space="preserve">Dennis Kafura, </w:t>
      </w:r>
      <w:r>
        <w:rPr>
          <w:rFonts w:ascii="Arial"/>
          <w:i/>
        </w:rPr>
        <w:t>Member, IEEE,</w:t>
      </w:r>
    </w:p>
    <w:p w:rsidR="00706B87" w:rsidRDefault="00A82C24">
      <w:pPr>
        <w:spacing w:before="16"/>
        <w:ind w:left="183" w:right="201"/>
        <w:jc w:val="center"/>
        <w:rPr>
          <w:rFonts w:ascii="Arial"/>
          <w:i/>
        </w:rPr>
      </w:pPr>
      <w:r>
        <w:rPr>
          <w:rFonts w:ascii="Arial"/>
        </w:rPr>
        <w:t xml:space="preserve">Clifford A. Shaffer, </w:t>
      </w:r>
      <w:r>
        <w:rPr>
          <w:rFonts w:ascii="Arial"/>
          <w:i/>
        </w:rPr>
        <w:t xml:space="preserve">Senior Member, IEEE, </w:t>
      </w:r>
      <w:r>
        <w:rPr>
          <w:rFonts w:ascii="Arial"/>
        </w:rPr>
        <w:t xml:space="preserve">and Eli Tilevich, </w:t>
      </w:r>
      <w:r>
        <w:rPr>
          <w:rFonts w:ascii="Arial"/>
          <w:i/>
        </w:rPr>
        <w:t>Senior Member, IEEE</w:t>
      </w:r>
    </w:p>
    <w:p w:rsidR="00706B87" w:rsidRDefault="00706B87">
      <w:pPr>
        <w:pStyle w:val="BodyText"/>
        <w:spacing w:before="9"/>
        <w:rPr>
          <w:rFonts w:ascii="Arial"/>
          <w:i/>
          <w:sz w:val="32"/>
        </w:rPr>
      </w:pPr>
    </w:p>
    <w:p w:rsidR="00706B87" w:rsidRDefault="00A82C24">
      <w:pPr>
        <w:spacing w:line="271" w:lineRule="auto"/>
        <w:ind w:left="485" w:right="480"/>
        <w:rPr>
          <w:rFonts w:ascii="Arial" w:hAnsi="Arial"/>
          <w:sz w:val="16"/>
        </w:rPr>
      </w:pPr>
      <w:r>
        <w:rPr>
          <w:rFonts w:ascii="Arial" w:hAnsi="Arial"/>
          <w:b/>
          <w:sz w:val="16"/>
        </w:rPr>
        <w:t>Abstract</w:t>
      </w:r>
      <w:r>
        <w:rPr>
          <w:rFonts w:ascii="Arial" w:hAnsi="Arial"/>
          <w:sz w:val="16"/>
        </w:rPr>
        <w:t>—</w:t>
      </w:r>
      <w:proofErr w:type="gramStart"/>
      <w:r>
        <w:rPr>
          <w:rFonts w:ascii="Arial" w:hAnsi="Arial"/>
          <w:sz w:val="16"/>
        </w:rPr>
        <w:t>As</w:t>
      </w:r>
      <w:proofErr w:type="gramEnd"/>
      <w:r>
        <w:rPr>
          <w:rFonts w:ascii="Arial" w:hAnsi="Arial"/>
          <w:sz w:val="16"/>
        </w:rPr>
        <w:t xml:space="preserve"> computing becomes pervasive across fields, introductory computing curricula needs new tools to motivate and educate the influx of learners with little prior background and limited goals. </w:t>
      </w:r>
      <w:r>
        <w:rPr>
          <w:rFonts w:ascii="Arial" w:hAnsi="Arial"/>
          <w:spacing w:val="-3"/>
          <w:sz w:val="16"/>
        </w:rPr>
        <w:t xml:space="preserve">We </w:t>
      </w:r>
      <w:r>
        <w:rPr>
          <w:rFonts w:ascii="Arial" w:hAnsi="Arial"/>
          <w:sz w:val="16"/>
        </w:rPr>
        <w:t xml:space="preserve">seek to improve curriculum by enriching it with authentic, real-world contexts and powerful scaffolds that can guide learners to success using automated tools, thereby reducing the strain on limited human instructional resources. </w:t>
      </w:r>
      <w:r>
        <w:rPr>
          <w:rFonts w:ascii="Arial" w:hAnsi="Arial"/>
          <w:spacing w:val="-10"/>
          <w:sz w:val="16"/>
        </w:rPr>
        <w:t xml:space="preserve">To </w:t>
      </w:r>
      <w:r>
        <w:rPr>
          <w:rFonts w:ascii="Arial" w:hAnsi="Arial"/>
          <w:sz w:val="16"/>
        </w:rPr>
        <w:t>address these issues, we have created the BlockPy programming environment, a web-based, open-access, open-source platform for introductory computing</w:t>
      </w:r>
      <w:r>
        <w:rPr>
          <w:rFonts w:ascii="Arial" w:hAnsi="Arial"/>
          <w:spacing w:val="-21"/>
          <w:sz w:val="16"/>
        </w:rPr>
        <w:t xml:space="preserve"> </w:t>
      </w:r>
      <w:r>
        <w:rPr>
          <w:rFonts w:ascii="Arial" w:hAnsi="Arial"/>
          <w:sz w:val="16"/>
        </w:rPr>
        <w:t>students available</w:t>
      </w:r>
      <w:r>
        <w:rPr>
          <w:rFonts w:ascii="Arial" w:hAnsi="Arial"/>
          <w:spacing w:val="-4"/>
          <w:sz w:val="16"/>
        </w:rPr>
        <w:t xml:space="preserve"> </w:t>
      </w:r>
      <w:hyperlink r:id="rId7">
        <w:r>
          <w:rPr>
            <w:rFonts w:ascii="Arial" w:hAnsi="Arial"/>
            <w:sz w:val="16"/>
          </w:rPr>
          <w:t>at</w:t>
        </w:r>
        <w:r>
          <w:rPr>
            <w:rFonts w:ascii="Arial" w:hAnsi="Arial"/>
            <w:spacing w:val="-4"/>
            <w:sz w:val="16"/>
          </w:rPr>
          <w:t xml:space="preserve"> </w:t>
        </w:r>
        <w:r>
          <w:rPr>
            <w:rFonts w:ascii="Arial" w:hAnsi="Arial"/>
            <w:sz w:val="16"/>
          </w:rPr>
          <w:t>https://www</w:t>
        </w:r>
      </w:hyperlink>
      <w:r>
        <w:rPr>
          <w:rFonts w:ascii="Arial" w:hAnsi="Arial"/>
          <w:sz w:val="16"/>
        </w:rPr>
        <w:t>.blockpy</w:t>
      </w:r>
      <w:hyperlink r:id="rId8">
        <w:r>
          <w:rPr>
            <w:rFonts w:ascii="Arial" w:hAnsi="Arial"/>
            <w:sz w:val="16"/>
          </w:rPr>
          <w:t>.com.</w:t>
        </w:r>
      </w:hyperlink>
      <w:r>
        <w:rPr>
          <w:rFonts w:ascii="Arial" w:hAnsi="Arial"/>
          <w:spacing w:val="-4"/>
          <w:sz w:val="16"/>
        </w:rPr>
        <w:t xml:space="preserve"> </w:t>
      </w:r>
      <w:r>
        <w:rPr>
          <w:rFonts w:ascii="Arial" w:hAnsi="Arial"/>
          <w:sz w:val="16"/>
        </w:rPr>
        <w:t>BlockPy</w:t>
      </w:r>
      <w:r>
        <w:rPr>
          <w:rFonts w:ascii="Arial" w:hAnsi="Arial"/>
          <w:spacing w:val="-4"/>
          <w:sz w:val="16"/>
        </w:rPr>
        <w:t xml:space="preserve"> </w:t>
      </w:r>
      <w:r>
        <w:rPr>
          <w:rFonts w:ascii="Arial" w:hAnsi="Arial"/>
          <w:sz w:val="16"/>
        </w:rPr>
        <w:t>has</w:t>
      </w:r>
      <w:r>
        <w:rPr>
          <w:rFonts w:ascii="Arial" w:hAnsi="Arial"/>
          <w:spacing w:val="-4"/>
          <w:sz w:val="16"/>
        </w:rPr>
        <w:t xml:space="preserve"> </w:t>
      </w:r>
      <w:r>
        <w:rPr>
          <w:rFonts w:ascii="Arial" w:hAnsi="Arial"/>
          <w:sz w:val="16"/>
        </w:rPr>
        <w:t>an</w:t>
      </w:r>
      <w:r>
        <w:rPr>
          <w:rFonts w:ascii="Arial" w:hAnsi="Arial"/>
          <w:spacing w:val="-4"/>
          <w:sz w:val="16"/>
        </w:rPr>
        <w:t xml:space="preserve"> </w:t>
      </w:r>
      <w:r>
        <w:rPr>
          <w:rFonts w:ascii="Arial" w:hAnsi="Arial"/>
          <w:sz w:val="16"/>
        </w:rPr>
        <w:t>embedded</w:t>
      </w:r>
      <w:r>
        <w:rPr>
          <w:rFonts w:ascii="Arial" w:hAnsi="Arial"/>
          <w:spacing w:val="-4"/>
          <w:sz w:val="16"/>
        </w:rPr>
        <w:t xml:space="preserve"> </w:t>
      </w:r>
      <w:r>
        <w:rPr>
          <w:rFonts w:ascii="Arial" w:hAnsi="Arial"/>
          <w:sz w:val="16"/>
        </w:rPr>
        <w:t>Data</w:t>
      </w:r>
      <w:r>
        <w:rPr>
          <w:rFonts w:ascii="Arial" w:hAnsi="Arial"/>
          <w:spacing w:val="-4"/>
          <w:sz w:val="16"/>
        </w:rPr>
        <w:t xml:space="preserve"> </w:t>
      </w:r>
      <w:r>
        <w:rPr>
          <w:rFonts w:ascii="Arial" w:hAnsi="Arial"/>
          <w:sz w:val="16"/>
        </w:rPr>
        <w:t>Science</w:t>
      </w:r>
      <w:r>
        <w:rPr>
          <w:rFonts w:ascii="Arial" w:hAnsi="Arial"/>
          <w:spacing w:val="-4"/>
          <w:sz w:val="16"/>
        </w:rPr>
        <w:t xml:space="preserve"> </w:t>
      </w:r>
      <w:r>
        <w:rPr>
          <w:rFonts w:ascii="Arial" w:hAnsi="Arial"/>
          <w:sz w:val="16"/>
        </w:rPr>
        <w:t>context</w:t>
      </w:r>
      <w:r>
        <w:rPr>
          <w:rFonts w:ascii="Arial" w:hAnsi="Arial"/>
          <w:spacing w:val="-4"/>
          <w:sz w:val="16"/>
        </w:rPr>
        <w:t xml:space="preserve"> </w:t>
      </w:r>
      <w:r>
        <w:rPr>
          <w:rFonts w:ascii="Arial" w:hAnsi="Arial"/>
          <w:sz w:val="16"/>
        </w:rPr>
        <w:t>that</w:t>
      </w:r>
      <w:r>
        <w:rPr>
          <w:rFonts w:ascii="Arial" w:hAnsi="Arial"/>
          <w:spacing w:val="-4"/>
          <w:sz w:val="16"/>
        </w:rPr>
        <w:t xml:space="preserve"> </w:t>
      </w:r>
      <w:r>
        <w:rPr>
          <w:rFonts w:ascii="Arial" w:hAnsi="Arial"/>
          <w:sz w:val="16"/>
        </w:rPr>
        <w:t>allows</w:t>
      </w:r>
      <w:r>
        <w:rPr>
          <w:rFonts w:ascii="Arial" w:hAnsi="Arial"/>
          <w:spacing w:val="-4"/>
          <w:sz w:val="16"/>
        </w:rPr>
        <w:t xml:space="preserve"> </w:t>
      </w:r>
      <w:r>
        <w:rPr>
          <w:rFonts w:ascii="Arial" w:hAnsi="Arial"/>
          <w:sz w:val="16"/>
        </w:rPr>
        <w:t>learners</w:t>
      </w:r>
      <w:r>
        <w:rPr>
          <w:rFonts w:ascii="Arial" w:hAnsi="Arial"/>
          <w:spacing w:val="-4"/>
          <w:sz w:val="16"/>
        </w:rPr>
        <w:t xml:space="preserve"> </w:t>
      </w:r>
      <w:r>
        <w:rPr>
          <w:rFonts w:ascii="Arial" w:hAnsi="Arial"/>
          <w:sz w:val="16"/>
        </w:rPr>
        <w:t>to</w:t>
      </w:r>
      <w:r>
        <w:rPr>
          <w:rFonts w:ascii="Arial" w:hAnsi="Arial"/>
          <w:spacing w:val="-4"/>
          <w:sz w:val="16"/>
        </w:rPr>
        <w:t xml:space="preserve"> </w:t>
      </w:r>
      <w:r>
        <w:rPr>
          <w:rFonts w:ascii="Arial" w:hAnsi="Arial"/>
          <w:sz w:val="16"/>
        </w:rPr>
        <w:t>connect</w:t>
      </w:r>
      <w:r>
        <w:rPr>
          <w:rFonts w:ascii="Arial" w:hAnsi="Arial"/>
          <w:spacing w:val="-4"/>
          <w:sz w:val="16"/>
        </w:rPr>
        <w:t xml:space="preserve"> </w:t>
      </w:r>
      <w:r>
        <w:rPr>
          <w:rFonts w:ascii="Arial" w:hAnsi="Arial"/>
          <w:sz w:val="16"/>
        </w:rPr>
        <w:t>the educational content with real-world scenarios through meaningful problems. The environment is block-based and gives automatic guidance to learners as they complete problems, but also mediates transfer to more sophisticated</w:t>
      </w:r>
      <w:r>
        <w:rPr>
          <w:rFonts w:ascii="Arial" w:hAnsi="Arial"/>
          <w:spacing w:val="-24"/>
          <w:sz w:val="16"/>
        </w:rPr>
        <w:t xml:space="preserve"> </w:t>
      </w:r>
      <w:r>
        <w:rPr>
          <w:rFonts w:ascii="Arial" w:hAnsi="Arial"/>
          <w:sz w:val="16"/>
        </w:rPr>
        <w:t xml:space="preserve">programming environments by supporting bidirectional, seamless transitions between block and text interfaces. Although it can be used as a stand-alone application, the environment has first-class support for the latest Learning </w:t>
      </w:r>
      <w:r>
        <w:rPr>
          <w:rFonts w:ascii="Arial" w:hAnsi="Arial"/>
          <w:spacing w:val="-4"/>
          <w:sz w:val="16"/>
        </w:rPr>
        <w:t xml:space="preserve">Tools </w:t>
      </w:r>
      <w:r>
        <w:rPr>
          <w:rFonts w:ascii="Arial" w:hAnsi="Arial"/>
          <w:sz w:val="16"/>
        </w:rPr>
        <w:t xml:space="preserve">Interoperability standards, so that instructors can embed the environment directly within their Learning Management System. In this paper, we describe interesting design issues that we encountered during the development of </w:t>
      </w:r>
      <w:r>
        <w:rPr>
          <w:rFonts w:ascii="Arial" w:hAnsi="Arial"/>
          <w:spacing w:val="-3"/>
          <w:sz w:val="16"/>
        </w:rPr>
        <w:t xml:space="preserve">BlockPy, </w:t>
      </w:r>
      <w:r>
        <w:rPr>
          <w:rFonts w:ascii="Arial" w:hAnsi="Arial"/>
          <w:sz w:val="16"/>
        </w:rPr>
        <w:t>a two-week evaluation</w:t>
      </w:r>
      <w:r>
        <w:rPr>
          <w:rFonts w:ascii="Arial" w:hAnsi="Arial"/>
          <w:spacing w:val="-3"/>
          <w:sz w:val="16"/>
        </w:rPr>
        <w:t xml:space="preserve"> </w:t>
      </w:r>
      <w:r>
        <w:rPr>
          <w:rFonts w:ascii="Arial" w:hAnsi="Arial"/>
          <w:sz w:val="16"/>
        </w:rPr>
        <w:t>of</w:t>
      </w:r>
      <w:r>
        <w:rPr>
          <w:rFonts w:ascii="Arial" w:hAnsi="Arial"/>
          <w:spacing w:val="-3"/>
          <w:sz w:val="16"/>
        </w:rPr>
        <w:t xml:space="preserve"> </w:t>
      </w:r>
      <w:r>
        <w:rPr>
          <w:rFonts w:ascii="Arial" w:hAnsi="Arial"/>
          <w:sz w:val="16"/>
        </w:rPr>
        <w:t>the</w:t>
      </w:r>
      <w:r>
        <w:rPr>
          <w:rFonts w:ascii="Arial" w:hAnsi="Arial"/>
          <w:spacing w:val="-3"/>
          <w:sz w:val="16"/>
        </w:rPr>
        <w:t xml:space="preserve"> </w:t>
      </w:r>
      <w:r>
        <w:rPr>
          <w:rFonts w:ascii="Arial" w:hAnsi="Arial"/>
          <w:sz w:val="16"/>
        </w:rPr>
        <w:t>environment</w:t>
      </w:r>
      <w:r>
        <w:rPr>
          <w:rFonts w:ascii="Arial" w:hAnsi="Arial"/>
          <w:spacing w:val="-3"/>
          <w:sz w:val="16"/>
        </w:rPr>
        <w:t xml:space="preserve"> </w:t>
      </w:r>
      <w:r>
        <w:rPr>
          <w:rFonts w:ascii="Arial" w:hAnsi="Arial"/>
          <w:sz w:val="16"/>
        </w:rPr>
        <w:t>from</w:t>
      </w:r>
      <w:r>
        <w:rPr>
          <w:rFonts w:ascii="Arial" w:hAnsi="Arial"/>
          <w:spacing w:val="-3"/>
          <w:sz w:val="16"/>
        </w:rPr>
        <w:t xml:space="preserve"> </w:t>
      </w:r>
      <w:r>
        <w:rPr>
          <w:rFonts w:ascii="Arial" w:hAnsi="Arial"/>
          <w:sz w:val="16"/>
        </w:rPr>
        <w:t>fine-grained</w:t>
      </w:r>
      <w:r>
        <w:rPr>
          <w:rFonts w:ascii="Arial" w:hAnsi="Arial"/>
          <w:spacing w:val="-3"/>
          <w:sz w:val="16"/>
        </w:rPr>
        <w:t xml:space="preserve"> </w:t>
      </w:r>
      <w:r>
        <w:rPr>
          <w:rFonts w:ascii="Arial" w:hAnsi="Arial"/>
          <w:sz w:val="16"/>
        </w:rPr>
        <w:t>logs,</w:t>
      </w:r>
      <w:r>
        <w:rPr>
          <w:rFonts w:ascii="Arial" w:hAnsi="Arial"/>
          <w:spacing w:val="-3"/>
          <w:sz w:val="16"/>
        </w:rPr>
        <w:t xml:space="preserve"> </w:t>
      </w:r>
      <w:r>
        <w:rPr>
          <w:rFonts w:ascii="Arial" w:hAnsi="Arial"/>
          <w:sz w:val="16"/>
        </w:rPr>
        <w:t>and</w:t>
      </w:r>
      <w:r>
        <w:rPr>
          <w:rFonts w:ascii="Arial" w:hAnsi="Arial"/>
          <w:spacing w:val="-3"/>
          <w:sz w:val="16"/>
        </w:rPr>
        <w:t xml:space="preserve"> </w:t>
      </w:r>
      <w:r>
        <w:rPr>
          <w:rFonts w:ascii="Arial" w:hAnsi="Arial"/>
          <w:sz w:val="16"/>
        </w:rPr>
        <w:t>our</w:t>
      </w:r>
      <w:r>
        <w:rPr>
          <w:rFonts w:ascii="Arial" w:hAnsi="Arial"/>
          <w:spacing w:val="-3"/>
          <w:sz w:val="16"/>
        </w:rPr>
        <w:t xml:space="preserve"> </w:t>
      </w:r>
      <w:r>
        <w:rPr>
          <w:rFonts w:ascii="Arial" w:hAnsi="Arial"/>
          <w:sz w:val="16"/>
        </w:rPr>
        <w:t>future</w:t>
      </w:r>
      <w:r>
        <w:rPr>
          <w:rFonts w:ascii="Arial" w:hAnsi="Arial"/>
          <w:spacing w:val="-3"/>
          <w:sz w:val="16"/>
        </w:rPr>
        <w:t xml:space="preserve"> </w:t>
      </w:r>
      <w:r>
        <w:rPr>
          <w:rFonts w:ascii="Arial" w:hAnsi="Arial"/>
          <w:sz w:val="16"/>
        </w:rPr>
        <w:t>plans</w:t>
      </w:r>
      <w:r>
        <w:rPr>
          <w:rFonts w:ascii="Arial" w:hAnsi="Arial"/>
          <w:spacing w:val="-3"/>
          <w:sz w:val="16"/>
        </w:rPr>
        <w:t xml:space="preserve"> </w:t>
      </w:r>
      <w:r>
        <w:rPr>
          <w:rFonts w:ascii="Arial" w:hAnsi="Arial"/>
          <w:sz w:val="16"/>
        </w:rPr>
        <w:t>for</w:t>
      </w:r>
      <w:r>
        <w:rPr>
          <w:rFonts w:ascii="Arial" w:hAnsi="Arial"/>
          <w:spacing w:val="-3"/>
          <w:sz w:val="16"/>
        </w:rPr>
        <w:t xml:space="preserve"> </w:t>
      </w:r>
      <w:r>
        <w:rPr>
          <w:rFonts w:ascii="Arial" w:hAnsi="Arial"/>
          <w:sz w:val="16"/>
        </w:rPr>
        <w:t>the</w:t>
      </w:r>
      <w:r>
        <w:rPr>
          <w:rFonts w:ascii="Arial" w:hAnsi="Arial"/>
          <w:spacing w:val="-4"/>
          <w:sz w:val="16"/>
        </w:rPr>
        <w:t xml:space="preserve"> </w:t>
      </w:r>
      <w:r>
        <w:rPr>
          <w:rFonts w:ascii="Arial" w:hAnsi="Arial"/>
          <w:sz w:val="16"/>
        </w:rPr>
        <w:t>environment.</w:t>
      </w:r>
    </w:p>
    <w:p w:rsidR="00706B87" w:rsidRDefault="00706B87">
      <w:pPr>
        <w:pStyle w:val="BodyText"/>
        <w:spacing w:before="8"/>
        <w:rPr>
          <w:rFonts w:ascii="Arial"/>
          <w:sz w:val="18"/>
        </w:rPr>
      </w:pPr>
    </w:p>
    <w:p w:rsidR="00706B87" w:rsidRDefault="00A82C24">
      <w:pPr>
        <w:spacing w:line="271" w:lineRule="auto"/>
        <w:ind w:left="485" w:right="480"/>
        <w:rPr>
          <w:rFonts w:ascii="Arial" w:hAnsi="Arial"/>
          <w:sz w:val="16"/>
        </w:rPr>
      </w:pPr>
      <w:r>
        <w:rPr>
          <w:rFonts w:ascii="Arial" w:hAnsi="Arial"/>
          <w:b/>
          <w:sz w:val="16"/>
        </w:rPr>
        <w:t>Index Terms</w:t>
      </w:r>
      <w:r>
        <w:rPr>
          <w:rFonts w:ascii="Arial" w:hAnsi="Arial"/>
          <w:sz w:val="16"/>
        </w:rPr>
        <w:t>—Computer Science Education, Introductory Computing, Block-based Programming, Data Science, Intelligent Tutor, Automatic Guidance.</w:t>
      </w:r>
    </w:p>
    <w:p w:rsidR="00706B87" w:rsidRDefault="00706B87">
      <w:pPr>
        <w:spacing w:line="271" w:lineRule="auto"/>
        <w:rPr>
          <w:rFonts w:ascii="Arial" w:hAnsi="Arial"/>
          <w:sz w:val="16"/>
        </w:rPr>
        <w:sectPr w:rsidR="00706B87">
          <w:headerReference w:type="default" r:id="rId9"/>
          <w:type w:val="continuous"/>
          <w:pgSz w:w="12240" w:h="15840"/>
          <w:pgMar w:top="1340" w:right="1320" w:bottom="280" w:left="1320" w:header="1146" w:footer="720" w:gutter="0"/>
          <w:pgNumType w:start="1"/>
          <w:cols w:space="720"/>
        </w:sectPr>
      </w:pPr>
    </w:p>
    <w:p w:rsidR="00706B87" w:rsidRDefault="00A82C24">
      <w:pPr>
        <w:spacing w:line="344" w:lineRule="exact"/>
        <w:jc w:val="right"/>
        <w:rPr>
          <w:rFonts w:ascii="Arial Unicode MS" w:hAnsi="Arial Unicode MS"/>
        </w:rPr>
      </w:pPr>
      <w:r>
        <w:pict>
          <v:line id="_x0000_s1035" style="position:absolute;left:0;text-align:left;z-index:251659264;mso-position-horizontal-relative:page" from="180.8pt,10.5pt" to="294.2pt,10.5pt" strokeweight=".17569mm">
            <w10:wrap anchorx="page"/>
          </v:line>
        </w:pict>
      </w:r>
      <w:r>
        <w:rPr>
          <w:rFonts w:ascii="Arial Unicode MS" w:hAnsi="Arial Unicode MS"/>
          <w:w w:val="99"/>
        </w:rPr>
        <w:t>✦</w:t>
      </w:r>
    </w:p>
    <w:p w:rsidR="00706B87" w:rsidRDefault="00A82C24">
      <w:pPr>
        <w:pStyle w:val="ListParagraph"/>
        <w:numPr>
          <w:ilvl w:val="0"/>
          <w:numId w:val="4"/>
        </w:numPr>
        <w:tabs>
          <w:tab w:val="left" w:pos="478"/>
          <w:tab w:val="left" w:pos="479"/>
        </w:tabs>
        <w:spacing w:before="133" w:line="240" w:lineRule="auto"/>
        <w:ind w:hanging="353"/>
        <w:rPr>
          <w:rFonts w:ascii="Arial"/>
          <w:b/>
          <w:sz w:val="17"/>
        </w:rPr>
      </w:pPr>
      <w:r>
        <w:rPr>
          <w:rFonts w:ascii="Arial"/>
          <w:b/>
          <w:spacing w:val="9"/>
          <w:w w:val="105"/>
        </w:rPr>
        <w:t>I</w:t>
      </w:r>
      <w:r>
        <w:rPr>
          <w:rFonts w:ascii="Arial"/>
          <w:b/>
          <w:spacing w:val="9"/>
          <w:w w:val="105"/>
          <w:sz w:val="17"/>
        </w:rPr>
        <w:t>NTRODUCTION</w:t>
      </w:r>
    </w:p>
    <w:p w:rsidR="00706B87" w:rsidRDefault="00A82C24">
      <w:pPr>
        <w:pStyle w:val="BodyText"/>
        <w:spacing w:before="181" w:line="230" w:lineRule="exact"/>
        <w:ind w:left="120" w:right="204" w:firstLine="285"/>
        <w:jc w:val="both"/>
      </w:pPr>
      <w:r>
        <w:t xml:space="preserve">As computing has become pervasive across ca- </w:t>
      </w:r>
      <w:proofErr w:type="spellStart"/>
      <w:r>
        <w:t>reers</w:t>
      </w:r>
      <w:proofErr w:type="spellEnd"/>
      <w:r>
        <w:t xml:space="preserve"> and disciplines, </w:t>
      </w:r>
      <w:ins w:id="0" w:author="kafura" w:date="2017-04-21T09:35:00Z">
        <w:r w:rsidR="00013E22">
          <w:t>there is a growing population</w:t>
        </w:r>
      </w:ins>
      <w:ins w:id="1" w:author="kafura" w:date="2017-04-21T09:36:00Z">
        <w:r w:rsidR="00013E22">
          <w:t xml:space="preserve"> of</w:t>
        </w:r>
      </w:ins>
      <w:ins w:id="2" w:author="kafura" w:date="2017-04-21T09:35:00Z">
        <w:r w:rsidR="00013E22">
          <w:t xml:space="preserve"> </w:t>
        </w:r>
      </w:ins>
      <w:r>
        <w:t xml:space="preserve">students and professionals alike </w:t>
      </w:r>
      <w:del w:id="3" w:author="kafura" w:date="2017-04-21T09:36:00Z">
        <w:r w:rsidDel="00013E22">
          <w:delText>are expected</w:delText>
        </w:r>
      </w:del>
      <w:ins w:id="4" w:author="kafura" w:date="2017-04-21T09:36:00Z">
        <w:r w:rsidR="00013E22">
          <w:t>seeking</w:t>
        </w:r>
      </w:ins>
      <w:r>
        <w:t xml:space="preserve"> to develop computational skills and thought processes [1]. Efforts to address </w:t>
      </w:r>
      <w:del w:id="5" w:author="kafura" w:date="2017-04-21T09:36:00Z">
        <w:r w:rsidDel="00013E22">
          <w:delText xml:space="preserve">these </w:delText>
        </w:r>
      </w:del>
      <w:ins w:id="6" w:author="kafura" w:date="2017-04-21T09:36:00Z">
        <w:r w:rsidR="00013E22">
          <w:t xml:space="preserve">their </w:t>
        </w:r>
      </w:ins>
      <w:r>
        <w:t xml:space="preserve">needs include general education curricula in higher and secondary education (e.g., “Computational Thinking” and “Computer Science Principles” courses) [1], [2], Massive Open Online Courses [3], and even </w:t>
      </w:r>
      <w:del w:id="7" w:author="kafura" w:date="2017-04-21T14:17:00Z">
        <w:r w:rsidDel="00D1110E">
          <w:delText>com- pletely</w:delText>
        </w:r>
      </w:del>
      <w:r>
        <w:t xml:space="preserve"> individualized, informal learning platforms (e.g.,</w:t>
      </w:r>
      <w:r>
        <w:rPr>
          <w:spacing w:val="-6"/>
        </w:rPr>
        <w:t xml:space="preserve"> </w:t>
      </w:r>
      <w:proofErr w:type="spellStart"/>
      <w:r>
        <w:t>CodeCademy</w:t>
      </w:r>
      <w:proofErr w:type="spellEnd"/>
      <w:r>
        <w:t>)</w:t>
      </w:r>
      <w:r>
        <w:rPr>
          <w:spacing w:val="-6"/>
        </w:rPr>
        <w:t xml:space="preserve"> </w:t>
      </w:r>
      <w:r>
        <w:t>[4].</w:t>
      </w:r>
      <w:r>
        <w:rPr>
          <w:spacing w:val="-6"/>
        </w:rPr>
        <w:t xml:space="preserve"> </w:t>
      </w:r>
      <w:del w:id="8" w:author="kafura" w:date="2017-04-21T09:36:00Z">
        <w:r w:rsidDel="00013E22">
          <w:delText>Students</w:delText>
        </w:r>
        <w:r w:rsidDel="00013E22">
          <w:rPr>
            <w:spacing w:val="-6"/>
          </w:rPr>
          <w:delText xml:space="preserve"> </w:delText>
        </w:r>
        <w:r w:rsidDel="00013E22">
          <w:delText>in</w:delText>
        </w:r>
        <w:r w:rsidDel="00013E22">
          <w:rPr>
            <w:spacing w:val="-6"/>
          </w:rPr>
          <w:delText xml:space="preserve"> </w:delText>
        </w:r>
        <w:r w:rsidDel="00013E22">
          <w:delText>these</w:delText>
        </w:r>
        <w:r w:rsidDel="00013E22">
          <w:rPr>
            <w:spacing w:val="-6"/>
          </w:rPr>
          <w:delText xml:space="preserve"> </w:delText>
        </w:r>
        <w:r w:rsidDel="00013E22">
          <w:delText>courses</w:delText>
        </w:r>
      </w:del>
      <w:ins w:id="9" w:author="kafura" w:date="2017-04-21T09:36:00Z">
        <w:r w:rsidR="00013E22">
          <w:t>Because these learners</w:t>
        </w:r>
      </w:ins>
      <w:r>
        <w:rPr>
          <w:spacing w:val="-6"/>
        </w:rPr>
        <w:t xml:space="preserve"> </w:t>
      </w:r>
      <w:r>
        <w:t>have dissimilar motivations, clarity of goals, and depth of prior experiences [5], [6]</w:t>
      </w:r>
      <w:ins w:id="10" w:author="kafura" w:date="2017-04-21T09:37:00Z">
        <w:r w:rsidR="00013E22">
          <w:t xml:space="preserve"> they need</w:t>
        </w:r>
      </w:ins>
      <w:ins w:id="11" w:author="kafura" w:date="2017-04-22T15:50:00Z">
        <w:r w:rsidR="009570BB">
          <w:t xml:space="preserve"> </w:t>
        </w:r>
      </w:ins>
      <w:del w:id="12" w:author="kafura" w:date="2017-04-21T09:37:00Z">
        <w:r w:rsidDel="00013E22">
          <w:delText xml:space="preserve">. Consequently, this grow-  ing population needs </w:delText>
        </w:r>
      </w:del>
      <w:r>
        <w:t>support from specialized edu</w:t>
      </w:r>
      <w:del w:id="13" w:author="kafura" w:date="2017-04-22T15:50:00Z">
        <w:r w:rsidDel="009570BB">
          <w:delText xml:space="preserve">- </w:delText>
        </w:r>
      </w:del>
      <w:r>
        <w:t>cational approaches, as compared to traditional Com</w:t>
      </w:r>
      <w:del w:id="14" w:author="kafura" w:date="2017-04-22T15:50:00Z">
        <w:r w:rsidDel="009570BB">
          <w:delText xml:space="preserve">- </w:delText>
        </w:r>
      </w:del>
      <w:r>
        <w:t>puter Science students [7],</w:t>
      </w:r>
      <w:r>
        <w:rPr>
          <w:spacing w:val="20"/>
        </w:rPr>
        <w:t xml:space="preserve"> </w:t>
      </w:r>
      <w:r>
        <w:t>[8].</w:t>
      </w:r>
    </w:p>
    <w:p w:rsidR="00706B87" w:rsidRDefault="00A82C24" w:rsidP="00013E22">
      <w:pPr>
        <w:pStyle w:val="BodyText"/>
        <w:spacing w:before="9" w:line="230" w:lineRule="exact"/>
        <w:ind w:left="120" w:right="204" w:firstLine="285"/>
        <w:jc w:val="both"/>
        <w:pPrChange w:id="15" w:author="kafura" w:date="2017-04-21T09:38:00Z">
          <w:pPr>
            <w:pStyle w:val="BodyText"/>
            <w:spacing w:before="9" w:line="230" w:lineRule="exact"/>
            <w:ind w:left="120" w:right="204" w:firstLine="285"/>
            <w:jc w:val="right"/>
          </w:pPr>
        </w:pPrChange>
      </w:pPr>
      <w:r>
        <w:t xml:space="preserve">We seek to </w:t>
      </w:r>
      <w:del w:id="16" w:author="kafura" w:date="2017-04-21T09:37:00Z">
        <w:r w:rsidDel="00013E22">
          <w:delText>overcome these problems</w:delText>
        </w:r>
      </w:del>
      <w:ins w:id="17" w:author="kafura" w:date="2017-04-21T09:37:00Z">
        <w:r w:rsidR="00013E22">
          <w:t xml:space="preserve">support these learners </w:t>
        </w:r>
      </w:ins>
      <w:del w:id="18" w:author="kafura" w:date="2017-04-22T15:50:00Z">
        <w:r w:rsidDel="009570BB">
          <w:delText xml:space="preserve"> </w:delText>
        </w:r>
      </w:del>
      <w:r>
        <w:t>by means of BlockPy, a web-based, open-source, introductory pro</w:t>
      </w:r>
      <w:del w:id="19" w:author="kafura" w:date="2017-04-22T15:50:00Z">
        <w:r w:rsidDel="009570BB">
          <w:delText xml:space="preserve">- </w:delText>
        </w:r>
      </w:del>
      <w:r>
        <w:t>gramming</w:t>
      </w:r>
      <w:ins w:id="20" w:author="kafura" w:date="2017-04-22T15:51:00Z">
        <w:r w:rsidR="009570BB">
          <w:t xml:space="preserve"> </w:t>
        </w:r>
      </w:ins>
      <w:del w:id="21" w:author="kafura" w:date="2017-04-22T15:51:00Z">
        <w:r w:rsidDel="009570BB">
          <w:delText xml:space="preserve"> </w:delText>
        </w:r>
      </w:del>
      <w:r>
        <w:t>environment (https://www.blockpy.com)</w:t>
      </w:r>
      <w:del w:id="22" w:author="kafura" w:date="2017-04-22T15:51:00Z">
        <w:r w:rsidDel="009570BB">
          <w:delText>.</w:delText>
        </w:r>
      </w:del>
      <w:r>
        <w:t xml:space="preserve"> </w:t>
      </w:r>
      <w:del w:id="23" w:author="kafura" w:date="2017-04-21T14:18:00Z">
        <w:r w:rsidDel="00D1110E">
          <w:delText xml:space="preserve">The design of the environment </w:delText>
        </w:r>
      </w:del>
      <w:r>
        <w:t>emphasiz</w:t>
      </w:r>
      <w:ins w:id="24" w:author="kafura" w:date="2017-04-21T14:18:00Z">
        <w:r w:rsidR="00D1110E">
          <w:t>ing</w:t>
        </w:r>
      </w:ins>
      <w:del w:id="25" w:author="kafura" w:date="2017-04-21T14:18:00Z">
        <w:r w:rsidDel="00D1110E">
          <w:delText>es</w:delText>
        </w:r>
      </w:del>
      <w:r>
        <w:t xml:space="preserve"> Data    Sci</w:t>
      </w:r>
      <w:ins w:id="26" w:author="kafura" w:date="2017-04-22T15:51:00Z">
        <w:r w:rsidR="009570BB">
          <w:t>ence</w:t>
        </w:r>
      </w:ins>
      <w:del w:id="27" w:author="kafura" w:date="2017-04-22T15:51:00Z">
        <w:r w:rsidDel="009570BB">
          <w:delText>-</w:delText>
        </w:r>
      </w:del>
    </w:p>
    <w:p w:rsidR="00706B87" w:rsidRDefault="00A82C24">
      <w:pPr>
        <w:pStyle w:val="BodyText"/>
        <w:spacing w:before="9"/>
        <w:rPr>
          <w:sz w:val="9"/>
        </w:rPr>
      </w:pPr>
      <w:r>
        <w:pict>
          <v:line id="_x0000_s1034" style="position:absolute;z-index:251658240;mso-wrap-distance-left:0;mso-wrap-distance-right:0;mso-position-horizontal-relative:page" from="129pt,8.25pt" to="243pt,8.25pt" strokeweight=".14042mm">
            <w10:wrap type="topAndBottom" anchorx="page"/>
          </v:line>
        </w:pict>
      </w:r>
    </w:p>
    <w:p w:rsidR="00706B87" w:rsidRDefault="00A82C24">
      <w:pPr>
        <w:spacing w:before="134" w:line="180" w:lineRule="exact"/>
        <w:ind w:left="388" w:right="204"/>
        <w:jc w:val="both"/>
        <w:rPr>
          <w:i/>
          <w:sz w:val="16"/>
        </w:rPr>
      </w:pPr>
      <w:r>
        <w:rPr>
          <w:i/>
          <w:sz w:val="16"/>
        </w:rPr>
        <w:t>Computer Science, College of Engineering, Virginia Tech, Blacks- burg, VA, USA.</w:t>
      </w:r>
    </w:p>
    <w:p w:rsidR="00706B87" w:rsidRDefault="00A82C24">
      <w:pPr>
        <w:spacing w:line="182" w:lineRule="exact"/>
        <w:ind w:left="388"/>
        <w:jc w:val="both"/>
        <w:rPr>
          <w:i/>
          <w:sz w:val="16"/>
        </w:rPr>
      </w:pPr>
      <w:r>
        <w:pict>
          <v:shapetype id="_x0000_t202" coordsize="21600,21600" o:spt="202" path="m,l,21600r21600,l21600,xe">
            <v:stroke joinstyle="miter"/>
            <v:path gradientshapeok="t" o:connecttype="rect"/>
          </v:shapetype>
          <v:shape id="_x0000_s1033" type="#_x0000_t202" style="position:absolute;left:0;text-align:left;margin-left:71.6pt;margin-top:-17pt;width:4.25pt;height:13.85pt;z-index:251660288;mso-position-horizontal-relative:page" filled="f" stroked="f">
            <v:textbox inset="0,0,0,0">
              <w:txbxContent>
                <w:p w:rsidR="00A82C24" w:rsidRDefault="00A82C24">
                  <w:pPr>
                    <w:spacing w:line="158" w:lineRule="exact"/>
                    <w:rPr>
                      <w:rFonts w:ascii="Arial" w:hAnsi="Arial"/>
                      <w:i/>
                      <w:sz w:val="16"/>
                    </w:rPr>
                  </w:pPr>
                  <w:r>
                    <w:rPr>
                      <w:rFonts w:ascii="Arial" w:hAnsi="Arial"/>
                      <w:i/>
                      <w:w w:val="151"/>
                      <w:sz w:val="16"/>
                    </w:rPr>
                    <w:t>•</w:t>
                  </w:r>
                </w:p>
              </w:txbxContent>
            </v:textbox>
            <w10:wrap anchorx="page"/>
          </v:shape>
        </w:pict>
      </w:r>
      <w:r>
        <w:rPr>
          <w:i/>
          <w:sz w:val="16"/>
        </w:rPr>
        <w:t>Corresponding Author: Austin Cory Bart (acbart@vt.edu)</w:t>
      </w:r>
    </w:p>
    <w:p w:rsidR="00706B87" w:rsidRDefault="00A82C24">
      <w:pPr>
        <w:spacing w:before="4" w:line="223" w:lineRule="auto"/>
        <w:ind w:left="388" w:right="204"/>
        <w:jc w:val="both"/>
        <w:rPr>
          <w:i/>
          <w:sz w:val="16"/>
        </w:rPr>
      </w:pPr>
      <w:r>
        <w:pict>
          <v:shape id="_x0000_s1032" type="#_x0000_t202" style="position:absolute;left:0;text-align:left;margin-left:71.6pt;margin-top:.9pt;width:4.25pt;height:13.85pt;z-index:251661312;mso-position-horizontal-relative:page" filled="f" stroked="f">
            <v:textbox inset="0,0,0,0">
              <w:txbxContent>
                <w:p w:rsidR="00A82C24" w:rsidRDefault="00A82C24">
                  <w:pPr>
                    <w:spacing w:line="158" w:lineRule="exact"/>
                    <w:rPr>
                      <w:rFonts w:ascii="Arial" w:hAnsi="Arial"/>
                      <w:i/>
                      <w:sz w:val="16"/>
                    </w:rPr>
                  </w:pPr>
                  <w:r>
                    <w:rPr>
                      <w:rFonts w:ascii="Arial" w:hAnsi="Arial"/>
                      <w:i/>
                      <w:w w:val="151"/>
                      <w:sz w:val="16"/>
                    </w:rPr>
                    <w:t>•</w:t>
                  </w:r>
                </w:p>
              </w:txbxContent>
            </v:textbox>
            <w10:wrap anchorx="page"/>
          </v:shape>
        </w:pict>
      </w:r>
      <w:r>
        <w:rPr>
          <w:i/>
          <w:sz w:val="16"/>
        </w:rPr>
        <w:t xml:space="preserve">This material is based </w:t>
      </w:r>
      <w:proofErr w:type="gramStart"/>
      <w:r>
        <w:rPr>
          <w:i/>
          <w:sz w:val="16"/>
        </w:rPr>
        <w:t>upon  work</w:t>
      </w:r>
      <w:proofErr w:type="gramEnd"/>
      <w:r>
        <w:rPr>
          <w:i/>
          <w:sz w:val="16"/>
        </w:rPr>
        <w:t xml:space="preserve">  supported  by  a  grant  from the National Science Foundation Graduate Research Fellowship, Grant No. DGE 0822220, NSF DUE 1444094, and NSF IUSE 1624320.</w:t>
      </w:r>
    </w:p>
    <w:p w:rsidR="00706B87" w:rsidRDefault="00A82C24">
      <w:pPr>
        <w:spacing w:before="79"/>
        <w:ind w:left="120"/>
        <w:rPr>
          <w:i/>
          <w:sz w:val="16"/>
        </w:rPr>
      </w:pPr>
      <w:r>
        <w:rPr>
          <w:i/>
          <w:sz w:val="16"/>
        </w:rPr>
        <w:t>Manuscript received May 1, 2015.</w:t>
      </w:r>
    </w:p>
    <w:p w:rsidR="00706B87" w:rsidRDefault="00A82C24">
      <w:pPr>
        <w:pStyle w:val="BodyText"/>
        <w:spacing w:before="8" w:after="40"/>
        <w:rPr>
          <w:i/>
          <w:sz w:val="13"/>
        </w:rPr>
      </w:pPr>
      <w:r>
        <w:br w:type="column"/>
      </w:r>
    </w:p>
    <w:p w:rsidR="00706B87" w:rsidRDefault="00A82C24">
      <w:pPr>
        <w:pStyle w:val="BodyText"/>
        <w:spacing w:line="20" w:lineRule="exact"/>
        <w:ind w:left="104"/>
        <w:rPr>
          <w:sz w:val="2"/>
        </w:rPr>
      </w:pPr>
      <w:r>
        <w:rPr>
          <w:sz w:val="2"/>
        </w:rPr>
      </w:r>
      <w:r>
        <w:rPr>
          <w:sz w:val="2"/>
        </w:rPr>
        <w:pict>
          <v:group id="_x0000_s1030" style="width:113.9pt;height:.5pt;mso-position-horizontal-relative:char;mso-position-vertical-relative:line" coordsize="2278,10">
            <v:line id="_x0000_s1031" style="position:absolute" from="5,5" to="2273,5" strokeweight=".17569mm"/>
            <w10:anchorlock/>
          </v:group>
        </w:pict>
      </w:r>
    </w:p>
    <w:p w:rsidR="00706B87" w:rsidRDefault="00706B87">
      <w:pPr>
        <w:pStyle w:val="BodyText"/>
        <w:rPr>
          <w:i/>
          <w:sz w:val="22"/>
        </w:rPr>
      </w:pPr>
    </w:p>
    <w:p w:rsidR="00706B87" w:rsidDel="009570BB" w:rsidRDefault="00706B87">
      <w:pPr>
        <w:pStyle w:val="BodyText"/>
        <w:rPr>
          <w:del w:id="28" w:author="kafura" w:date="2017-04-22T15:51:00Z"/>
          <w:i/>
          <w:sz w:val="22"/>
        </w:rPr>
      </w:pPr>
    </w:p>
    <w:p w:rsidR="00706B87" w:rsidRDefault="00A82C24" w:rsidP="009570BB">
      <w:pPr>
        <w:pStyle w:val="BodyText"/>
        <w:spacing w:before="157" w:line="230" w:lineRule="exact"/>
        <w:ind w:right="119"/>
        <w:jc w:val="both"/>
        <w:pPrChange w:id="29" w:author="kafura" w:date="2017-04-22T15:51:00Z">
          <w:pPr>
            <w:pStyle w:val="BodyText"/>
            <w:spacing w:before="157" w:line="230" w:lineRule="exact"/>
            <w:ind w:left="-7" w:right="119"/>
            <w:jc w:val="both"/>
          </w:pPr>
        </w:pPrChange>
      </w:pPr>
      <w:del w:id="30" w:author="kafura" w:date="2017-04-22T15:51:00Z">
        <w:r w:rsidDel="009570BB">
          <w:delText xml:space="preserve">ence </w:delText>
        </w:r>
      </w:del>
      <w:proofErr w:type="gramStart"/>
      <w:r>
        <w:t>as</w:t>
      </w:r>
      <w:proofErr w:type="gramEnd"/>
      <w:r>
        <w:t xml:space="preserve"> an authentic learning context</w:t>
      </w:r>
      <w:ins w:id="31" w:author="kafura" w:date="2017-04-21T14:19:00Z">
        <w:r w:rsidR="00D1110E">
          <w:t>.</w:t>
        </w:r>
      </w:ins>
      <w:r>
        <w:t xml:space="preserve"> </w:t>
      </w:r>
      <w:del w:id="32" w:author="kafura" w:date="2017-04-21T14:21:00Z">
        <w:r w:rsidDel="00D1110E">
          <w:delText>and</w:delText>
        </w:r>
      </w:del>
      <w:del w:id="33" w:author="kafura" w:date="2017-04-21T14:20:00Z">
        <w:r w:rsidDel="00D1110E">
          <w:delText xml:space="preserve"> provides scaffolds</w:delText>
        </w:r>
        <w:r w:rsidDel="00D1110E">
          <w:rPr>
            <w:spacing w:val="-10"/>
          </w:rPr>
          <w:delText xml:space="preserve"> </w:delText>
        </w:r>
        <w:r w:rsidDel="00D1110E">
          <w:delText>through</w:delText>
        </w:r>
        <w:r w:rsidDel="00D1110E">
          <w:rPr>
            <w:spacing w:val="-10"/>
          </w:rPr>
          <w:delText xml:space="preserve"> </w:delText>
        </w:r>
        <w:r w:rsidDel="00D1110E">
          <w:delText>a</w:delText>
        </w:r>
        <w:r w:rsidDel="00D1110E">
          <w:rPr>
            <w:spacing w:val="-10"/>
          </w:rPr>
          <w:delText xml:space="preserve"> </w:delText>
        </w:r>
        <w:r w:rsidDel="00D1110E">
          <w:delText>dual</w:delText>
        </w:r>
        <w:r w:rsidDel="00D1110E">
          <w:rPr>
            <w:spacing w:val="-10"/>
          </w:rPr>
          <w:delText xml:space="preserve"> </w:delText>
        </w:r>
        <w:r w:rsidDel="00D1110E">
          <w:delText>text/block</w:delText>
        </w:r>
        <w:r w:rsidDel="00D1110E">
          <w:rPr>
            <w:spacing w:val="-10"/>
          </w:rPr>
          <w:delText xml:space="preserve"> </w:delText>
        </w:r>
        <w:r w:rsidDel="00D1110E">
          <w:delText>interface</w:delText>
        </w:r>
        <w:r w:rsidDel="00D1110E">
          <w:rPr>
            <w:spacing w:val="-10"/>
          </w:rPr>
          <w:delText xml:space="preserve"> </w:delText>
        </w:r>
        <w:r w:rsidDel="00D1110E">
          <w:delText>and</w:delText>
        </w:r>
        <w:r w:rsidDel="00D1110E">
          <w:rPr>
            <w:spacing w:val="-10"/>
          </w:rPr>
          <w:delText xml:space="preserve"> </w:delText>
        </w:r>
        <w:r w:rsidDel="00D1110E">
          <w:delText>guid- ing feedback</w:delText>
        </w:r>
      </w:del>
      <w:r>
        <w:t>. By an authentic context, we mean that learners perceive a connection to a real-world</w:t>
      </w:r>
      <w:r>
        <w:rPr>
          <w:spacing w:val="-22"/>
        </w:rPr>
        <w:t xml:space="preserve"> </w:t>
      </w:r>
      <w:r>
        <w:t>commu</w:t>
      </w:r>
      <w:del w:id="34" w:author="kafura" w:date="2017-04-22T15:51:00Z">
        <w:r w:rsidDel="009570BB">
          <w:delText xml:space="preserve">- </w:delText>
        </w:r>
      </w:del>
      <w:r>
        <w:t>nity</w:t>
      </w:r>
      <w:r>
        <w:rPr>
          <w:spacing w:val="-8"/>
        </w:rPr>
        <w:t xml:space="preserve"> </w:t>
      </w:r>
      <w:r>
        <w:t>of</w:t>
      </w:r>
      <w:r>
        <w:rPr>
          <w:spacing w:val="-8"/>
        </w:rPr>
        <w:t xml:space="preserve"> </w:t>
      </w:r>
      <w:r>
        <w:t>practice</w:t>
      </w:r>
      <w:r>
        <w:rPr>
          <w:spacing w:val="-8"/>
        </w:rPr>
        <w:t xml:space="preserve"> </w:t>
      </w:r>
      <w:r>
        <w:t>that</w:t>
      </w:r>
      <w:r>
        <w:rPr>
          <w:spacing w:val="-8"/>
        </w:rPr>
        <w:t xml:space="preserve"> </w:t>
      </w:r>
      <w:r>
        <w:t>is</w:t>
      </w:r>
      <w:r>
        <w:rPr>
          <w:spacing w:val="-8"/>
        </w:rPr>
        <w:t xml:space="preserve"> </w:t>
      </w:r>
      <w:r>
        <w:t>relevant</w:t>
      </w:r>
      <w:r>
        <w:rPr>
          <w:spacing w:val="-8"/>
        </w:rPr>
        <w:t xml:space="preserve"> </w:t>
      </w:r>
      <w:r>
        <w:t>to</w:t>
      </w:r>
      <w:r>
        <w:rPr>
          <w:spacing w:val="-8"/>
        </w:rPr>
        <w:t xml:space="preserve"> </w:t>
      </w:r>
      <w:r>
        <w:t>their</w:t>
      </w:r>
      <w:r>
        <w:rPr>
          <w:spacing w:val="-8"/>
        </w:rPr>
        <w:t xml:space="preserve"> </w:t>
      </w:r>
      <w:r>
        <w:t>long-term</w:t>
      </w:r>
      <w:r>
        <w:rPr>
          <w:spacing w:val="-8"/>
        </w:rPr>
        <w:t xml:space="preserve"> </w:t>
      </w:r>
      <w:r>
        <w:t xml:space="preserve">goals. </w:t>
      </w:r>
      <w:ins w:id="35" w:author="kafura" w:date="2017-04-21T14:20:00Z">
        <w:r w:rsidR="00D1110E">
          <w:t xml:space="preserve">The </w:t>
        </w:r>
      </w:ins>
      <w:del w:id="36" w:author="kafura" w:date="2017-04-21T14:20:00Z">
        <w:r w:rsidDel="00D1110E">
          <w:delText xml:space="preserve">This </w:delText>
        </w:r>
      </w:del>
      <w:r>
        <w:t>environment</w:t>
      </w:r>
      <w:ins w:id="37" w:author="kafura" w:date="2017-04-21T14:20:00Z">
        <w:r w:rsidR="00D1110E">
          <w:t xml:space="preserve"> provides scaffolds</w:t>
        </w:r>
        <w:r w:rsidR="00D1110E">
          <w:rPr>
            <w:spacing w:val="-10"/>
          </w:rPr>
          <w:t xml:space="preserve"> </w:t>
        </w:r>
        <w:r w:rsidR="00D1110E">
          <w:t>through</w:t>
        </w:r>
        <w:r w:rsidR="00D1110E">
          <w:rPr>
            <w:spacing w:val="-10"/>
          </w:rPr>
          <w:t xml:space="preserve"> </w:t>
        </w:r>
        <w:r w:rsidR="00D1110E">
          <w:t>a</w:t>
        </w:r>
        <w:r w:rsidR="00D1110E">
          <w:rPr>
            <w:spacing w:val="-10"/>
          </w:rPr>
          <w:t xml:space="preserve"> </w:t>
        </w:r>
        <w:r w:rsidR="00D1110E">
          <w:t>dual</w:t>
        </w:r>
        <w:r w:rsidR="00D1110E">
          <w:rPr>
            <w:spacing w:val="-10"/>
          </w:rPr>
          <w:t xml:space="preserve"> </w:t>
        </w:r>
        <w:r w:rsidR="00D1110E">
          <w:t>text/block</w:t>
        </w:r>
        <w:r w:rsidR="00D1110E">
          <w:rPr>
            <w:spacing w:val="-10"/>
          </w:rPr>
          <w:t xml:space="preserve"> </w:t>
        </w:r>
        <w:r w:rsidR="00D1110E">
          <w:t>interface</w:t>
        </w:r>
        <w:r w:rsidR="00D1110E">
          <w:rPr>
            <w:spacing w:val="-10"/>
          </w:rPr>
          <w:t xml:space="preserve"> </w:t>
        </w:r>
        <w:r w:rsidR="00D1110E">
          <w:t>and</w:t>
        </w:r>
        <w:r w:rsidR="00D1110E">
          <w:rPr>
            <w:spacing w:val="-10"/>
          </w:rPr>
          <w:t xml:space="preserve"> </w:t>
        </w:r>
        <w:r w:rsidR="009570BB">
          <w:t xml:space="preserve">guiding </w:t>
        </w:r>
        <w:r w:rsidR="00D1110E">
          <w:t>feedback</w:t>
        </w:r>
      </w:ins>
      <w:ins w:id="38" w:author="kafura" w:date="2017-04-21T14:21:00Z">
        <w:r w:rsidR="00D1110E">
          <w:t>, making it</w:t>
        </w:r>
      </w:ins>
      <w:r>
        <w:t xml:space="preserve"> </w:t>
      </w:r>
      <w:del w:id="39" w:author="kafura" w:date="2017-04-21T14:21:00Z">
        <w:r w:rsidDel="00D1110E">
          <w:delText>is ideal</w:delText>
        </w:r>
      </w:del>
      <w:r>
        <w:t xml:space="preserve"> </w:t>
      </w:r>
      <w:ins w:id="40" w:author="kafura" w:date="2017-04-21T14:21:00Z">
        <w:r w:rsidR="00D1110E">
          <w:t xml:space="preserve">well suited </w:t>
        </w:r>
      </w:ins>
      <w:r>
        <w:t>for introductory comput</w:t>
      </w:r>
      <w:bookmarkStart w:id="41" w:name="_GoBack"/>
      <w:bookmarkEnd w:id="41"/>
      <w:del w:id="42" w:author="kafura" w:date="2017-04-22T15:51:00Z">
        <w:r w:rsidDel="009570BB">
          <w:delText xml:space="preserve">- </w:delText>
        </w:r>
      </w:del>
      <w:r>
        <w:t xml:space="preserve">ing students, particularly non-majors. In this </w:t>
      </w:r>
      <w:r>
        <w:rPr>
          <w:spacing w:val="-3"/>
        </w:rPr>
        <w:t xml:space="preserve">paper, </w:t>
      </w:r>
      <w:r>
        <w:t xml:space="preserve">we describe the design of </w:t>
      </w:r>
      <w:r>
        <w:rPr>
          <w:spacing w:val="-3"/>
        </w:rPr>
        <w:t>BlockPy</w:t>
      </w:r>
      <w:proofErr w:type="gramStart"/>
      <w:r>
        <w:rPr>
          <w:spacing w:val="-3"/>
        </w:rPr>
        <w:t xml:space="preserve">,  </w:t>
      </w:r>
      <w:r>
        <w:t>evaluate</w:t>
      </w:r>
      <w:proofErr w:type="gramEnd"/>
      <w:r>
        <w:t xml:space="preserve"> its use    in a real-world classroom environment, and describe future directions for BlockPy in particular and for introductory computing environments in general. The intended audience of the paper is educators interested in using BlockPy and developers who would wish to develop systems similar to </w:t>
      </w:r>
      <w:r>
        <w:rPr>
          <w:spacing w:val="-3"/>
        </w:rPr>
        <w:t xml:space="preserve">BlockPy. </w:t>
      </w:r>
      <w:r>
        <w:t>This paper makes a number of design</w:t>
      </w:r>
      <w:r>
        <w:rPr>
          <w:spacing w:val="20"/>
        </w:rPr>
        <w:t xml:space="preserve"> </w:t>
      </w:r>
      <w:r>
        <w:t>contributions.</w:t>
      </w:r>
    </w:p>
    <w:p w:rsidR="00706B87" w:rsidRDefault="00A82C24">
      <w:pPr>
        <w:pStyle w:val="ListParagraph"/>
        <w:numPr>
          <w:ilvl w:val="1"/>
          <w:numId w:val="4"/>
        </w:numPr>
        <w:tabs>
          <w:tab w:val="left" w:pos="664"/>
          <w:tab w:val="left" w:pos="665"/>
        </w:tabs>
        <w:spacing w:before="166" w:line="230" w:lineRule="exact"/>
        <w:ind w:right="119" w:hanging="386"/>
        <w:rPr>
          <w:sz w:val="19"/>
        </w:rPr>
      </w:pPr>
      <w:r>
        <w:rPr>
          <w:sz w:val="19"/>
        </w:rPr>
        <w:t>A scaffolded, web-based environment for novice</w:t>
      </w:r>
      <w:r>
        <w:rPr>
          <w:spacing w:val="1"/>
          <w:sz w:val="19"/>
        </w:rPr>
        <w:t xml:space="preserve"> </w:t>
      </w:r>
      <w:r>
        <w:rPr>
          <w:sz w:val="19"/>
        </w:rPr>
        <w:t>programmers,</w:t>
      </w:r>
    </w:p>
    <w:p w:rsidR="00706B87" w:rsidRDefault="00A82C24">
      <w:pPr>
        <w:pStyle w:val="ListParagraph"/>
        <w:numPr>
          <w:ilvl w:val="1"/>
          <w:numId w:val="4"/>
        </w:numPr>
        <w:tabs>
          <w:tab w:val="left" w:pos="664"/>
          <w:tab w:val="left" w:pos="665"/>
        </w:tabs>
        <w:spacing w:line="230" w:lineRule="exact"/>
        <w:ind w:right="119" w:hanging="386"/>
        <w:rPr>
          <w:sz w:val="19"/>
        </w:rPr>
      </w:pPr>
      <w:r>
        <w:rPr>
          <w:sz w:val="19"/>
        </w:rPr>
        <w:t>Integration of authentic, real-world data sets into the</w:t>
      </w:r>
      <w:r>
        <w:rPr>
          <w:spacing w:val="5"/>
          <w:sz w:val="19"/>
        </w:rPr>
        <w:t xml:space="preserve"> </w:t>
      </w:r>
      <w:r>
        <w:rPr>
          <w:sz w:val="19"/>
        </w:rPr>
        <w:t>environment,</w:t>
      </w:r>
      <w:ins w:id="43" w:author="kafura" w:date="2017-04-21T14:23:00Z">
        <w:r w:rsidR="00D1110E">
          <w:rPr>
            <w:sz w:val="19"/>
          </w:rPr>
          <w:t xml:space="preserve"> and</w:t>
        </w:r>
      </w:ins>
    </w:p>
    <w:p w:rsidR="00706B87" w:rsidRDefault="00A82C24">
      <w:pPr>
        <w:pStyle w:val="ListParagraph"/>
        <w:numPr>
          <w:ilvl w:val="1"/>
          <w:numId w:val="4"/>
        </w:numPr>
        <w:tabs>
          <w:tab w:val="left" w:pos="664"/>
          <w:tab w:val="left" w:pos="665"/>
        </w:tabs>
        <w:spacing w:line="230" w:lineRule="exact"/>
        <w:ind w:right="119" w:hanging="386"/>
        <w:rPr>
          <w:sz w:val="19"/>
        </w:rPr>
      </w:pPr>
      <w:r>
        <w:rPr>
          <w:sz w:val="19"/>
        </w:rPr>
        <w:t>A feedback authoring API and an abstract interpreter for static</w:t>
      </w:r>
      <w:r>
        <w:rPr>
          <w:spacing w:val="10"/>
          <w:sz w:val="19"/>
        </w:rPr>
        <w:t xml:space="preserve"> </w:t>
      </w:r>
      <w:r>
        <w:rPr>
          <w:sz w:val="19"/>
        </w:rPr>
        <w:t>analysis</w:t>
      </w:r>
    </w:p>
    <w:p w:rsidR="00706B87" w:rsidRDefault="00A82C24">
      <w:pPr>
        <w:pStyle w:val="BodyText"/>
        <w:spacing w:before="166" w:line="230" w:lineRule="exact"/>
        <w:ind w:left="-7" w:firstLine="285"/>
      </w:pPr>
      <w:r>
        <w:t>The paper makes further contributions to evaluate the system, with the following results:</w:t>
      </w:r>
    </w:p>
    <w:p w:rsidR="00706B87" w:rsidRDefault="00A82C24">
      <w:pPr>
        <w:pStyle w:val="ListParagraph"/>
        <w:numPr>
          <w:ilvl w:val="0"/>
          <w:numId w:val="3"/>
        </w:numPr>
        <w:tabs>
          <w:tab w:val="left" w:pos="664"/>
          <w:tab w:val="left" w:pos="665"/>
        </w:tabs>
        <w:spacing w:before="166" w:line="230" w:lineRule="exact"/>
        <w:ind w:right="119" w:hanging="386"/>
        <w:jc w:val="left"/>
        <w:rPr>
          <w:sz w:val="19"/>
        </w:rPr>
      </w:pPr>
      <w:r>
        <w:rPr>
          <w:sz w:val="19"/>
        </w:rPr>
        <w:t xml:space="preserve">Most, but not all, of the features in the </w:t>
      </w:r>
      <w:proofErr w:type="spellStart"/>
      <w:r>
        <w:rPr>
          <w:sz w:val="19"/>
        </w:rPr>
        <w:t>scaf</w:t>
      </w:r>
      <w:proofErr w:type="spellEnd"/>
      <w:r>
        <w:rPr>
          <w:sz w:val="19"/>
        </w:rPr>
        <w:t>- folded learning environment are</w:t>
      </w:r>
      <w:r>
        <w:rPr>
          <w:spacing w:val="8"/>
          <w:sz w:val="19"/>
        </w:rPr>
        <w:t xml:space="preserve"> </w:t>
      </w:r>
      <w:r>
        <w:rPr>
          <w:sz w:val="19"/>
        </w:rPr>
        <w:t>effective,</w:t>
      </w:r>
    </w:p>
    <w:p w:rsidR="00706B87" w:rsidRDefault="00706B87">
      <w:pPr>
        <w:spacing w:line="230" w:lineRule="exact"/>
        <w:rPr>
          <w:sz w:val="19"/>
        </w:rPr>
        <w:sectPr w:rsidR="00706B87">
          <w:type w:val="continuous"/>
          <w:pgSz w:w="12240" w:h="15840"/>
          <w:pgMar w:top="1340" w:right="1320" w:bottom="280" w:left="1320" w:header="720" w:footer="720" w:gutter="0"/>
          <w:cols w:num="2" w:space="720" w:equalWidth="0">
            <w:col w:w="4887" w:space="40"/>
            <w:col w:w="4673"/>
          </w:cols>
        </w:sectPr>
      </w:pPr>
    </w:p>
    <w:p w:rsidR="00706B87" w:rsidRDefault="00A82C24">
      <w:pPr>
        <w:pStyle w:val="ListParagraph"/>
        <w:numPr>
          <w:ilvl w:val="0"/>
          <w:numId w:val="3"/>
        </w:numPr>
        <w:tabs>
          <w:tab w:val="left" w:pos="791"/>
          <w:tab w:val="left" w:pos="792"/>
        </w:tabs>
        <w:spacing w:before="140" w:line="230" w:lineRule="exact"/>
        <w:ind w:left="791" w:hanging="386"/>
        <w:jc w:val="left"/>
        <w:rPr>
          <w:sz w:val="19"/>
        </w:rPr>
      </w:pPr>
      <w:r>
        <w:rPr>
          <w:sz w:val="19"/>
        </w:rPr>
        <w:lastRenderedPageBreak/>
        <w:t>Novice learners can successfully solve data science problems within the</w:t>
      </w:r>
      <w:r>
        <w:rPr>
          <w:spacing w:val="12"/>
          <w:sz w:val="19"/>
        </w:rPr>
        <w:t xml:space="preserve"> </w:t>
      </w:r>
      <w:r>
        <w:rPr>
          <w:sz w:val="19"/>
        </w:rPr>
        <w:t>environment</w:t>
      </w:r>
      <w:ins w:id="44" w:author="kafura" w:date="2017-04-21T14:23:00Z">
        <w:r w:rsidR="00D1110E">
          <w:rPr>
            <w:sz w:val="19"/>
          </w:rPr>
          <w:t>, and</w:t>
        </w:r>
      </w:ins>
      <w:del w:id="45" w:author="kafura" w:date="2017-04-21T14:23:00Z">
        <w:r w:rsidDel="00D1110E">
          <w:rPr>
            <w:sz w:val="19"/>
          </w:rPr>
          <w:delText>.</w:delText>
        </w:r>
      </w:del>
    </w:p>
    <w:p w:rsidR="00706B87" w:rsidRDefault="00A82C24">
      <w:pPr>
        <w:pStyle w:val="ListParagraph"/>
        <w:numPr>
          <w:ilvl w:val="0"/>
          <w:numId w:val="3"/>
        </w:numPr>
        <w:tabs>
          <w:tab w:val="left" w:pos="791"/>
          <w:tab w:val="left" w:pos="792"/>
        </w:tabs>
        <w:spacing w:before="2" w:line="240" w:lineRule="auto"/>
        <w:ind w:left="791" w:hanging="386"/>
        <w:jc w:val="left"/>
        <w:rPr>
          <w:sz w:val="19"/>
        </w:rPr>
      </w:pPr>
      <w:r>
        <w:rPr>
          <w:sz w:val="19"/>
        </w:rPr>
        <w:t>Improved feedback is</w:t>
      </w:r>
      <w:r>
        <w:rPr>
          <w:spacing w:val="11"/>
          <w:sz w:val="19"/>
        </w:rPr>
        <w:t xml:space="preserve"> </w:t>
      </w:r>
      <w:r>
        <w:rPr>
          <w:sz w:val="19"/>
        </w:rPr>
        <w:t>needed</w:t>
      </w:r>
    </w:p>
    <w:p w:rsidR="00706B87" w:rsidRDefault="00706B87">
      <w:pPr>
        <w:pStyle w:val="BodyText"/>
        <w:spacing w:before="10"/>
        <w:rPr>
          <w:sz w:val="23"/>
        </w:rPr>
      </w:pPr>
    </w:p>
    <w:p w:rsidR="00706B87" w:rsidRDefault="00A82C24">
      <w:pPr>
        <w:pStyle w:val="ListParagraph"/>
        <w:numPr>
          <w:ilvl w:val="0"/>
          <w:numId w:val="4"/>
        </w:numPr>
        <w:tabs>
          <w:tab w:val="left" w:pos="479"/>
        </w:tabs>
        <w:spacing w:line="240" w:lineRule="auto"/>
        <w:ind w:hanging="353"/>
        <w:jc w:val="both"/>
        <w:rPr>
          <w:rFonts w:ascii="Arial"/>
          <w:b/>
          <w:sz w:val="17"/>
        </w:rPr>
      </w:pPr>
      <w:r>
        <w:rPr>
          <w:rFonts w:ascii="Arial"/>
          <w:b/>
          <w:spacing w:val="7"/>
        </w:rPr>
        <w:t>T</w:t>
      </w:r>
      <w:r>
        <w:rPr>
          <w:rFonts w:ascii="Arial"/>
          <w:b/>
          <w:spacing w:val="7"/>
          <w:sz w:val="17"/>
        </w:rPr>
        <w:t xml:space="preserve">HE </w:t>
      </w:r>
      <w:r>
        <w:rPr>
          <w:rFonts w:ascii="Arial"/>
          <w:b/>
          <w:i/>
        </w:rPr>
        <w:t xml:space="preserve">Why  </w:t>
      </w:r>
      <w:r>
        <w:rPr>
          <w:rFonts w:ascii="Arial"/>
          <w:b/>
          <w:spacing w:val="5"/>
          <w:sz w:val="17"/>
        </w:rPr>
        <w:t>OF</w:t>
      </w:r>
      <w:r>
        <w:rPr>
          <w:rFonts w:ascii="Arial"/>
          <w:b/>
          <w:spacing w:val="38"/>
          <w:sz w:val="17"/>
        </w:rPr>
        <w:t xml:space="preserve"> </w:t>
      </w:r>
      <w:r>
        <w:rPr>
          <w:rFonts w:ascii="Arial"/>
          <w:b/>
          <w:spacing w:val="8"/>
        </w:rPr>
        <w:t>B</w:t>
      </w:r>
      <w:r>
        <w:rPr>
          <w:rFonts w:ascii="Arial"/>
          <w:b/>
          <w:spacing w:val="8"/>
          <w:sz w:val="17"/>
        </w:rPr>
        <w:t>LOCK</w:t>
      </w:r>
      <w:r>
        <w:rPr>
          <w:rFonts w:ascii="Arial"/>
          <w:b/>
          <w:spacing w:val="8"/>
        </w:rPr>
        <w:t>P</w:t>
      </w:r>
      <w:r>
        <w:rPr>
          <w:rFonts w:ascii="Arial"/>
          <w:b/>
          <w:spacing w:val="8"/>
          <w:sz w:val="17"/>
        </w:rPr>
        <w:t>Y</w:t>
      </w:r>
    </w:p>
    <w:p w:rsidR="00706B87" w:rsidRDefault="00A82C24">
      <w:pPr>
        <w:pStyle w:val="BodyText"/>
        <w:spacing w:before="61" w:line="230" w:lineRule="exact"/>
        <w:ind w:left="119"/>
        <w:jc w:val="both"/>
      </w:pPr>
      <w:r>
        <w:t xml:space="preserve">BlockPy draws inspiration from a number of </w:t>
      </w:r>
      <w:proofErr w:type="spellStart"/>
      <w:r>
        <w:t>theoreti</w:t>
      </w:r>
      <w:proofErr w:type="spellEnd"/>
      <w:r>
        <w:t xml:space="preserve">- </w:t>
      </w:r>
      <w:proofErr w:type="spellStart"/>
      <w:r>
        <w:t>cal</w:t>
      </w:r>
      <w:proofErr w:type="spellEnd"/>
      <w:r>
        <w:t xml:space="preserve"> and concrete sources. Design decisions were </w:t>
      </w:r>
      <w:proofErr w:type="spellStart"/>
      <w:r>
        <w:t>influ</w:t>
      </w:r>
      <w:proofErr w:type="spellEnd"/>
      <w:r>
        <w:t xml:space="preserve">- </w:t>
      </w:r>
      <w:proofErr w:type="spellStart"/>
      <w:r>
        <w:t>enced</w:t>
      </w:r>
      <w:proofErr w:type="spellEnd"/>
      <w:r>
        <w:t xml:space="preserve"> by educational theories, existing introductory programming environments, and the wider </w:t>
      </w:r>
      <w:proofErr w:type="spellStart"/>
      <w:r>
        <w:t>commu</w:t>
      </w:r>
      <w:proofErr w:type="spellEnd"/>
      <w:r>
        <w:t xml:space="preserve">- </w:t>
      </w:r>
      <w:proofErr w:type="spellStart"/>
      <w:r>
        <w:t>nity</w:t>
      </w:r>
      <w:proofErr w:type="spellEnd"/>
      <w:r>
        <w:t xml:space="preserve"> of professional software developers.</w:t>
      </w:r>
    </w:p>
    <w:p w:rsidR="00706B87" w:rsidRDefault="00706B87">
      <w:pPr>
        <w:pStyle w:val="BodyText"/>
        <w:spacing w:before="6"/>
        <w:rPr>
          <w:sz w:val="23"/>
        </w:rPr>
      </w:pPr>
    </w:p>
    <w:p w:rsidR="00706B87" w:rsidRDefault="00A82C24">
      <w:pPr>
        <w:pStyle w:val="Heading1"/>
        <w:numPr>
          <w:ilvl w:val="1"/>
          <w:numId w:val="2"/>
        </w:numPr>
        <w:tabs>
          <w:tab w:val="left" w:pos="575"/>
        </w:tabs>
        <w:spacing w:before="1"/>
        <w:ind w:hanging="454"/>
        <w:jc w:val="both"/>
      </w:pPr>
      <w:r>
        <w:t>Python and</w:t>
      </w:r>
      <w:r>
        <w:rPr>
          <w:spacing w:val="-5"/>
        </w:rPr>
        <w:t xml:space="preserve"> </w:t>
      </w:r>
      <w:r>
        <w:t>Blocks</w:t>
      </w:r>
    </w:p>
    <w:p w:rsidR="00706B87" w:rsidRDefault="00A82C24">
      <w:pPr>
        <w:pStyle w:val="BodyText"/>
        <w:spacing w:before="67" w:line="230" w:lineRule="exact"/>
        <w:ind w:left="119"/>
        <w:jc w:val="both"/>
      </w:pPr>
      <w:r>
        <w:rPr>
          <w:spacing w:val="-3"/>
        </w:rPr>
        <w:t xml:space="preserve">BlockPy, </w:t>
      </w:r>
      <w:r>
        <w:t>as its name suggests, is a</w:t>
      </w:r>
      <w:ins w:id="46" w:author="kafura" w:date="2017-04-21T14:40:00Z">
        <w:r w:rsidR="009B5BBD">
          <w:t xml:space="preserve"> block-based</w:t>
        </w:r>
      </w:ins>
      <w:del w:id="47" w:author="kafura" w:date="2017-04-21T14:40:00Z">
        <w:r w:rsidDel="009B5BBD">
          <w:delText>n</w:delText>
        </w:r>
      </w:del>
      <w:r>
        <w:t xml:space="preserve"> editor for the Python programming language. Python </w:t>
      </w:r>
      <w:proofErr w:type="gramStart"/>
      <w:r>
        <w:t>is  a</w:t>
      </w:r>
      <w:proofErr w:type="gramEnd"/>
      <w:r>
        <w:t xml:space="preserve">  </w:t>
      </w:r>
      <w:proofErr w:type="spellStart"/>
      <w:r>
        <w:t>popu</w:t>
      </w:r>
      <w:proofErr w:type="spellEnd"/>
      <w:r>
        <w:t xml:space="preserve">- lar introductory languages because of its beginner- friendly syntax, powerful </w:t>
      </w:r>
      <w:r>
        <w:rPr>
          <w:spacing w:val="-3"/>
        </w:rPr>
        <w:t xml:space="preserve">library, </w:t>
      </w:r>
      <w:r>
        <w:t>and popularity among professional programmers [9]. So not only are learners likely to be successful when working with Python, but they can quickly enter into an authentic community of practice and start solving real-world problems. Python also has a well-earned reputation as a</w:t>
      </w:r>
      <w:r>
        <w:rPr>
          <w:spacing w:val="-7"/>
        </w:rPr>
        <w:t xml:space="preserve"> </w:t>
      </w:r>
      <w:r>
        <w:t>useful</w:t>
      </w:r>
      <w:r>
        <w:rPr>
          <w:spacing w:val="-7"/>
        </w:rPr>
        <w:t xml:space="preserve"> </w:t>
      </w:r>
      <w:r>
        <w:t>language</w:t>
      </w:r>
      <w:r>
        <w:rPr>
          <w:spacing w:val="-7"/>
        </w:rPr>
        <w:t xml:space="preserve"> </w:t>
      </w:r>
      <w:r>
        <w:t>for</w:t>
      </w:r>
      <w:r>
        <w:rPr>
          <w:spacing w:val="-7"/>
        </w:rPr>
        <w:t xml:space="preserve"> </w:t>
      </w:r>
      <w:r>
        <w:t>performing</w:t>
      </w:r>
      <w:r>
        <w:rPr>
          <w:spacing w:val="-8"/>
        </w:rPr>
        <w:t xml:space="preserve"> </w:t>
      </w:r>
      <w:r>
        <w:t>Data</w:t>
      </w:r>
      <w:r>
        <w:rPr>
          <w:spacing w:val="-7"/>
        </w:rPr>
        <w:t xml:space="preserve"> </w:t>
      </w:r>
      <w:r>
        <w:t>Science</w:t>
      </w:r>
      <w:r>
        <w:rPr>
          <w:spacing w:val="-7"/>
        </w:rPr>
        <w:t xml:space="preserve"> </w:t>
      </w:r>
      <w:r>
        <w:t>[10],</w:t>
      </w:r>
      <w:r>
        <w:rPr>
          <w:spacing w:val="-7"/>
        </w:rPr>
        <w:t xml:space="preserve"> </w:t>
      </w:r>
      <w:proofErr w:type="spellStart"/>
      <w:r>
        <w:t>en</w:t>
      </w:r>
      <w:proofErr w:type="spellEnd"/>
      <w:r>
        <w:t xml:space="preserve">- </w:t>
      </w:r>
      <w:proofErr w:type="spellStart"/>
      <w:r>
        <w:t>suring</w:t>
      </w:r>
      <w:proofErr w:type="spellEnd"/>
      <w:r>
        <w:t xml:space="preserve"> a harmonious relationship between BlockPy’s language and context, described in Section</w:t>
      </w:r>
      <w:r>
        <w:rPr>
          <w:spacing w:val="30"/>
        </w:rPr>
        <w:t xml:space="preserve"> </w:t>
      </w:r>
      <w:r>
        <w:t>2.2.</w:t>
      </w:r>
    </w:p>
    <w:p w:rsidR="00706B87" w:rsidRDefault="00A82C24">
      <w:pPr>
        <w:pStyle w:val="BodyText"/>
        <w:spacing w:before="4" w:line="235" w:lineRule="auto"/>
        <w:ind w:left="119" w:firstLine="285"/>
        <w:jc w:val="both"/>
      </w:pPr>
      <w:r>
        <w:t xml:space="preserve">Block-based languages have </w:t>
      </w:r>
      <w:proofErr w:type="gramStart"/>
      <w:r>
        <w:t>proven  themselves</w:t>
      </w:r>
      <w:proofErr w:type="gramEnd"/>
      <w:r>
        <w:t xml:space="preserve">  as a powerful scaffold for novice learners, </w:t>
      </w:r>
      <w:proofErr w:type="spellStart"/>
      <w:r>
        <w:t>decreas</w:t>
      </w:r>
      <w:proofErr w:type="spellEnd"/>
      <w:r>
        <w:t xml:space="preserve">-  </w:t>
      </w:r>
      <w:proofErr w:type="spellStart"/>
      <w:r>
        <w:t>ing</w:t>
      </w:r>
      <w:proofErr w:type="spellEnd"/>
      <w:r>
        <w:t xml:space="preserve"> their start-up time and helping them accomplish tasks they originally could not [11], [12]. Blocks help beginners navigate their program’s structure while preventing syntax errors. They can also visually and clearly expose a complex API, such as those used in game development or data processing. These benefits offset the major disadvantage of blocks: learners can negatively perceive block interfaces as being </w:t>
      </w:r>
      <w:del w:id="48" w:author="kafura" w:date="2017-04-21T15:22:00Z">
        <w:r w:rsidDel="004D6406">
          <w:delText xml:space="preserve">childish </w:delText>
        </w:r>
      </w:del>
      <w:ins w:id="49" w:author="kafura" w:date="2017-04-21T15:22:00Z">
        <w:r w:rsidR="004D6406">
          <w:t xml:space="preserve">only for younger learners </w:t>
        </w:r>
      </w:ins>
      <w:r>
        <w:t>or unsuitable for professionals</w:t>
      </w:r>
      <w:r>
        <w:rPr>
          <w:spacing w:val="16"/>
        </w:rPr>
        <w:t xml:space="preserve"> </w:t>
      </w:r>
      <w:r>
        <w:t>[13].</w:t>
      </w:r>
    </w:p>
    <w:p w:rsidR="00706B87" w:rsidRDefault="009B5BBD">
      <w:pPr>
        <w:pStyle w:val="BodyText"/>
        <w:spacing w:line="235" w:lineRule="auto"/>
        <w:ind w:left="119" w:firstLine="285"/>
        <w:jc w:val="both"/>
      </w:pPr>
      <w:ins w:id="50" w:author="kafura" w:date="2017-04-21T14:42:00Z">
        <w:r>
          <w:t xml:space="preserve">BlockPy has much in common with other block-based programming environments. For example, </w:t>
        </w:r>
      </w:ins>
      <w:r w:rsidR="00A82C24">
        <w:t xml:space="preserve">Scratch and its successor </w:t>
      </w:r>
      <w:proofErr w:type="gramStart"/>
      <w:r w:rsidR="00A82C24">
        <w:t>Snap</w:t>
      </w:r>
      <w:proofErr w:type="gramEnd"/>
      <w:r w:rsidR="00A82C24">
        <w:t>!</w:t>
      </w:r>
      <w:del w:id="51" w:author="kafura" w:date="2017-04-21T14:43:00Z">
        <w:r w:rsidR="00A82C24" w:rsidDel="009B5BBD">
          <w:delText xml:space="preserve"> are well-known block-based programming environments</w:delText>
        </w:r>
      </w:del>
      <w:r w:rsidR="00A82C24">
        <w:t xml:space="preserve"> [14]</w:t>
      </w:r>
      <w:del w:id="52" w:author="kafura" w:date="2017-04-21T14:43:00Z">
        <w:r w:rsidR="00A82C24" w:rsidDel="009B5BBD">
          <w:delText>. They</w:delText>
        </w:r>
      </w:del>
      <w:r w:rsidR="00A82C24">
        <w:t xml:space="preserve"> </w:t>
      </w:r>
      <w:proofErr w:type="gramStart"/>
      <w:r w:rsidR="00A82C24">
        <w:t>largely</w:t>
      </w:r>
      <w:proofErr w:type="gramEnd"/>
      <w:r w:rsidR="00A82C24">
        <w:t xml:space="preserve"> target young learners, both in design and with their game development context</w:t>
      </w:r>
      <w:ins w:id="53" w:author="kafura" w:date="2017-04-21T14:44:00Z">
        <w:r>
          <w:t>.</w:t>
        </w:r>
      </w:ins>
      <w:del w:id="54" w:author="kafura" w:date="2017-04-21T14:44:00Z">
        <w:r w:rsidR="00A82C24" w:rsidDel="009B5BBD">
          <w:delText>, contributing to the popular image of block languages as toys for kids.</w:delText>
        </w:r>
      </w:del>
      <w:r w:rsidR="00A82C24">
        <w:t xml:space="preserve"> Extensions to Snap! </w:t>
      </w:r>
      <w:proofErr w:type="gramStart"/>
      <w:r w:rsidR="00A82C24">
        <w:t>have</w:t>
      </w:r>
      <w:proofErr w:type="gramEnd"/>
      <w:r w:rsidR="00A82C24">
        <w:t xml:space="preserve"> integrated more </w:t>
      </w:r>
      <w:proofErr w:type="spellStart"/>
      <w:r w:rsidR="00A82C24">
        <w:t>sophisti</w:t>
      </w:r>
      <w:proofErr w:type="spellEnd"/>
      <w:r w:rsidR="00A82C24">
        <w:t xml:space="preserve">- </w:t>
      </w:r>
      <w:proofErr w:type="spellStart"/>
      <w:r w:rsidR="00A82C24">
        <w:t>cated</w:t>
      </w:r>
      <w:proofErr w:type="spellEnd"/>
      <w:r w:rsidR="00A82C24">
        <w:t xml:space="preserve"> program features, although these have been</w:t>
      </w:r>
      <w:r w:rsidR="00A82C24">
        <w:rPr>
          <w:spacing w:val="-15"/>
        </w:rPr>
        <w:t xml:space="preserve"> </w:t>
      </w:r>
      <w:proofErr w:type="spellStart"/>
      <w:r w:rsidR="00A82C24">
        <w:t>lim</w:t>
      </w:r>
      <w:proofErr w:type="spellEnd"/>
      <w:r w:rsidR="00A82C24">
        <w:t xml:space="preserve">- </w:t>
      </w:r>
      <w:proofErr w:type="spellStart"/>
      <w:r w:rsidR="00A82C24">
        <w:t>ited</w:t>
      </w:r>
      <w:proofErr w:type="spellEnd"/>
      <w:r w:rsidR="00A82C24">
        <w:t xml:space="preserve">. Hellman [15] incorporated Data Science features, including access to real-time datasets, user-created data sources, and cloud-based data manipulation. The </w:t>
      </w:r>
      <w:proofErr w:type="spellStart"/>
      <w:r w:rsidR="00A82C24">
        <w:t>NetsBlox</w:t>
      </w:r>
      <w:proofErr w:type="spellEnd"/>
      <w:r w:rsidR="00A82C24">
        <w:t xml:space="preserve"> project [16] exposes distributed computing concepts by introducing event blocks for network transmissions. Others have promoted patterns for</w:t>
      </w:r>
      <w:r w:rsidR="00A82C24">
        <w:rPr>
          <w:spacing w:val="-21"/>
        </w:rPr>
        <w:t xml:space="preserve"> </w:t>
      </w:r>
      <w:r w:rsidR="00A82C24">
        <w:t xml:space="preserve">par- </w:t>
      </w:r>
      <w:proofErr w:type="spellStart"/>
      <w:r w:rsidR="00A82C24">
        <w:t>allel</w:t>
      </w:r>
      <w:proofErr w:type="spellEnd"/>
      <w:r w:rsidR="00A82C24">
        <w:t xml:space="preserve"> programming abstractions within Snap</w:t>
      </w:r>
      <w:proofErr w:type="gramStart"/>
      <w:r w:rsidR="00A82C24">
        <w:t>!,</w:t>
      </w:r>
      <w:proofErr w:type="gramEnd"/>
      <w:r w:rsidR="00A82C24">
        <w:t xml:space="preserve"> such as producer-consumer and MapReduce </w:t>
      </w:r>
      <w:r w:rsidR="00A82C24">
        <w:rPr>
          <w:spacing w:val="13"/>
        </w:rPr>
        <w:t xml:space="preserve"> </w:t>
      </w:r>
      <w:r w:rsidR="00A82C24">
        <w:t>[17].</w:t>
      </w:r>
    </w:p>
    <w:p w:rsidR="00706B87" w:rsidDel="004D6406" w:rsidRDefault="004D6406">
      <w:pPr>
        <w:pStyle w:val="BodyText"/>
        <w:spacing w:line="235" w:lineRule="auto"/>
        <w:ind w:left="119" w:firstLine="285"/>
        <w:jc w:val="both"/>
        <w:rPr>
          <w:del w:id="55" w:author="kafura" w:date="2017-04-21T15:24:00Z"/>
        </w:rPr>
      </w:pPr>
      <w:ins w:id="56" w:author="kafura" w:date="2017-04-21T15:22:00Z">
        <w:r>
          <w:rPr>
            <w:spacing w:val="-9"/>
          </w:rPr>
          <w:t>BlockPy</w:t>
        </w:r>
      </w:ins>
      <w:ins w:id="57" w:author="kafura" w:date="2017-04-21T15:23:00Z">
        <w:r>
          <w:rPr>
            <w:spacing w:val="-9"/>
          </w:rPr>
          <w:t xml:space="preserve">’s emphasis on authenticity is similar to that of </w:t>
        </w:r>
      </w:ins>
      <w:r w:rsidR="00A82C24">
        <w:rPr>
          <w:spacing w:val="-9"/>
        </w:rPr>
        <w:t xml:space="preserve">GP, </w:t>
      </w:r>
      <w:r w:rsidR="00A82C24">
        <w:t>the “The Extensible Portable General Purpose Block Language for Casual Programmers”</w:t>
      </w:r>
      <w:ins w:id="58" w:author="kafura" w:date="2017-04-21T15:23:00Z">
        <w:r>
          <w:t xml:space="preserve"> which</w:t>
        </w:r>
      </w:ins>
      <w:del w:id="59" w:author="kafura" w:date="2017-04-21T15:23:00Z">
        <w:r w:rsidR="00A82C24" w:rsidDel="004D6406">
          <w:delText>,</w:delText>
        </w:r>
      </w:del>
      <w:r w:rsidR="00A82C24">
        <w:t xml:space="preserve"> seeks to support more ambitious application development.</w:t>
      </w:r>
      <w:r w:rsidR="00A82C24">
        <w:rPr>
          <w:spacing w:val="-24"/>
        </w:rPr>
        <w:t xml:space="preserve"> </w:t>
      </w:r>
      <w:r w:rsidR="00A82C24">
        <w:t xml:space="preserve">De- </w:t>
      </w:r>
      <w:proofErr w:type="spellStart"/>
      <w:r w:rsidR="00A82C24">
        <w:t>veloped</w:t>
      </w:r>
      <w:proofErr w:type="spellEnd"/>
      <w:r w:rsidR="00A82C24">
        <w:t xml:space="preserve"> by members of the Scratch team, GP shared many</w:t>
      </w:r>
      <w:r w:rsidR="00A82C24">
        <w:rPr>
          <w:spacing w:val="30"/>
        </w:rPr>
        <w:t xml:space="preserve"> </w:t>
      </w:r>
      <w:r w:rsidR="00A82C24">
        <w:t>of</w:t>
      </w:r>
      <w:r w:rsidR="00A82C24">
        <w:rPr>
          <w:spacing w:val="31"/>
        </w:rPr>
        <w:t xml:space="preserve"> </w:t>
      </w:r>
      <w:r w:rsidR="00A82C24">
        <w:t>its</w:t>
      </w:r>
      <w:r w:rsidR="00A82C24">
        <w:rPr>
          <w:spacing w:val="30"/>
        </w:rPr>
        <w:t xml:space="preserve"> </w:t>
      </w:r>
      <w:r w:rsidR="00A82C24">
        <w:t>design</w:t>
      </w:r>
      <w:r w:rsidR="00A82C24">
        <w:rPr>
          <w:spacing w:val="30"/>
        </w:rPr>
        <w:t xml:space="preserve"> </w:t>
      </w:r>
      <w:r w:rsidR="00A82C24">
        <w:t>principles,</w:t>
      </w:r>
      <w:r w:rsidR="00A82C24">
        <w:rPr>
          <w:spacing w:val="31"/>
        </w:rPr>
        <w:t xml:space="preserve"> </w:t>
      </w:r>
      <w:r w:rsidR="00A82C24">
        <w:t>including</w:t>
      </w:r>
      <w:r w:rsidR="00A82C24">
        <w:rPr>
          <w:spacing w:val="31"/>
        </w:rPr>
        <w:t xml:space="preserve"> </w:t>
      </w:r>
      <w:r w:rsidR="00A82C24">
        <w:t>the</w:t>
      </w:r>
      <w:r w:rsidR="00A82C24">
        <w:rPr>
          <w:spacing w:val="30"/>
        </w:rPr>
        <w:t xml:space="preserve"> </w:t>
      </w:r>
      <w:r w:rsidR="00A82C24">
        <w:t>conce</w:t>
      </w:r>
      <w:ins w:id="60" w:author="kafura" w:date="2017-04-21T15:24:00Z">
        <w:r>
          <w:t>pt</w:t>
        </w:r>
      </w:ins>
      <w:del w:id="61" w:author="kafura" w:date="2017-04-21T15:24:00Z">
        <w:r w:rsidR="00A82C24" w:rsidDel="004D6406">
          <w:delText>pt</w:delText>
        </w:r>
      </w:del>
    </w:p>
    <w:p w:rsidR="004D6406" w:rsidRDefault="004D6406" w:rsidP="004D6406">
      <w:pPr>
        <w:pStyle w:val="BodyText"/>
        <w:spacing w:line="235" w:lineRule="auto"/>
        <w:ind w:left="119" w:firstLine="285"/>
        <w:jc w:val="both"/>
        <w:rPr>
          <w:ins w:id="62" w:author="kafura" w:date="2017-04-21T15:24:00Z"/>
        </w:rPr>
        <w:pPrChange w:id="63" w:author="kafura" w:date="2017-04-21T15:24:00Z">
          <w:pPr>
            <w:pStyle w:val="BodyText"/>
            <w:spacing w:before="140" w:line="230" w:lineRule="exact"/>
            <w:ind w:left="119" w:right="119"/>
            <w:jc w:val="both"/>
          </w:pPr>
        </w:pPrChange>
      </w:pPr>
    </w:p>
    <w:p w:rsidR="004D6406" w:rsidRDefault="004D6406" w:rsidP="004D6406">
      <w:pPr>
        <w:pStyle w:val="BodyText"/>
        <w:spacing w:before="140" w:line="230" w:lineRule="exact"/>
        <w:ind w:right="119"/>
        <w:jc w:val="both"/>
        <w:rPr>
          <w:ins w:id="64" w:author="kafura" w:date="2017-04-21T15:24:00Z"/>
        </w:rPr>
        <w:pPrChange w:id="65" w:author="kafura" w:date="2017-04-21T15:24:00Z">
          <w:pPr>
            <w:pStyle w:val="BodyText"/>
            <w:spacing w:before="140" w:line="230" w:lineRule="exact"/>
            <w:ind w:left="119" w:right="119"/>
            <w:jc w:val="both"/>
          </w:pPr>
        </w:pPrChange>
      </w:pPr>
    </w:p>
    <w:p w:rsidR="00706B87" w:rsidRDefault="00A82C24" w:rsidP="004D6406">
      <w:pPr>
        <w:pStyle w:val="BodyText"/>
        <w:spacing w:before="140" w:line="230" w:lineRule="exact"/>
        <w:ind w:right="119"/>
        <w:jc w:val="both"/>
        <w:pPrChange w:id="66" w:author="kafura" w:date="2017-04-21T15:24:00Z">
          <w:pPr>
            <w:pStyle w:val="BodyText"/>
            <w:spacing w:before="140" w:line="230" w:lineRule="exact"/>
            <w:ind w:left="119" w:right="119"/>
            <w:jc w:val="both"/>
          </w:pPr>
        </w:pPrChange>
      </w:pPr>
      <w:del w:id="67" w:author="kafura" w:date="2017-04-21T15:24:00Z">
        <w:r w:rsidDel="004D6406">
          <w:br w:type="column"/>
        </w:r>
      </w:del>
      <w:proofErr w:type="gramStart"/>
      <w:r>
        <w:t>of</w:t>
      </w:r>
      <w:proofErr w:type="gramEnd"/>
      <w:r>
        <w:t xml:space="preserve"> a strong social community and a blocks-first inter- face. A unique aspect of GP is that its development environment and module system is extensible </w:t>
      </w:r>
      <w:proofErr w:type="gramStart"/>
      <w:r>
        <w:t>with  its</w:t>
      </w:r>
      <w:proofErr w:type="gramEnd"/>
      <w:r>
        <w:t xml:space="preserve"> own internal block-based language. The GP project attempts to establish authenticity by supporting real- world features and projects that “scale up” [18]. A potential criticism of this approach to authenticity is that, instead of a using an existing popular language, they use a language descended from</w:t>
      </w:r>
      <w:r>
        <w:rPr>
          <w:spacing w:val="26"/>
        </w:rPr>
        <w:t xml:space="preserve"> </w:t>
      </w:r>
      <w:r>
        <w:t>Squeak.</w:t>
      </w:r>
    </w:p>
    <w:p w:rsidR="00706B87" w:rsidRDefault="00A82C24">
      <w:pPr>
        <w:pStyle w:val="BodyText"/>
        <w:spacing w:before="9" w:line="230" w:lineRule="exact"/>
        <w:ind w:left="119" w:right="119" w:firstLine="285"/>
        <w:jc w:val="both"/>
      </w:pPr>
      <w:del w:id="68" w:author="kafura" w:date="2017-04-21T15:26:00Z">
        <w:r w:rsidDel="004D6406">
          <w:delText xml:space="preserve">Modern </w:delText>
        </w:r>
      </w:del>
      <w:ins w:id="69" w:author="kafura" w:date="2017-04-21T15:26:00Z">
        <w:r w:rsidR="004D6406">
          <w:t xml:space="preserve">BlockPy </w:t>
        </w:r>
      </w:ins>
      <w:ins w:id="70" w:author="kafura" w:date="2017-04-22T13:23:00Z">
        <w:r w:rsidR="008548D5">
          <w:t>h</w:t>
        </w:r>
      </w:ins>
      <w:ins w:id="71" w:author="kafura" w:date="2017-04-21T15:27:00Z">
        <w:r w:rsidR="004D6406">
          <w:t>as much in common with other</w:t>
        </w:r>
      </w:ins>
      <w:ins w:id="72" w:author="kafura" w:date="2017-04-21T15:26:00Z">
        <w:r w:rsidR="004D6406">
          <w:t xml:space="preserve"> </w:t>
        </w:r>
      </w:ins>
      <w:r>
        <w:t xml:space="preserve">block-based editors </w:t>
      </w:r>
      <w:del w:id="73" w:author="kafura" w:date="2017-04-21T15:26:00Z">
        <w:r w:rsidDel="004D6406">
          <w:delText>attempt to bring the benefits of block interfaces to more</w:delText>
        </w:r>
      </w:del>
      <w:ins w:id="74" w:author="kafura" w:date="2017-04-21T15:26:00Z">
        <w:r w:rsidR="004D6406">
          <w:t>for</w:t>
        </w:r>
      </w:ins>
      <w:r>
        <w:t xml:space="preserve"> mainstream </w:t>
      </w:r>
      <w:proofErr w:type="spellStart"/>
      <w:r>
        <w:t>lan</w:t>
      </w:r>
      <w:proofErr w:type="spellEnd"/>
      <w:r>
        <w:t xml:space="preserve">- </w:t>
      </w:r>
      <w:proofErr w:type="spellStart"/>
      <w:r>
        <w:t>guages</w:t>
      </w:r>
      <w:proofErr w:type="spellEnd"/>
      <w:r>
        <w:t xml:space="preserve">. </w:t>
      </w:r>
      <w:proofErr w:type="spellStart"/>
      <w:r>
        <w:t>PencilCode</w:t>
      </w:r>
      <w:proofErr w:type="spellEnd"/>
      <w:r>
        <w:t xml:space="preserve"> is a JavaScript editor that offers </w:t>
      </w:r>
      <w:del w:id="75" w:author="kafura" w:date="2017-04-21T15:27:00Z">
        <w:r w:rsidDel="004D6406">
          <w:delText xml:space="preserve">   </w:delText>
        </w:r>
      </w:del>
      <w:r>
        <w:t xml:space="preserve"> a seamless transition between blocks and text [19]. </w:t>
      </w:r>
      <w:proofErr w:type="spellStart"/>
      <w:r>
        <w:t>GreenFoot</w:t>
      </w:r>
      <w:proofErr w:type="spellEnd"/>
      <w:r>
        <w:t xml:space="preserve"> is a visual programming environment for creating games and animations in Java, with an </w:t>
      </w:r>
      <w:proofErr w:type="spellStart"/>
      <w:r>
        <w:t>inno</w:t>
      </w:r>
      <w:proofErr w:type="spellEnd"/>
      <w:r>
        <w:t xml:space="preserve">- </w:t>
      </w:r>
      <w:proofErr w:type="spellStart"/>
      <w:r>
        <w:t>vative</w:t>
      </w:r>
      <w:proofErr w:type="spellEnd"/>
      <w:r>
        <w:rPr>
          <w:spacing w:val="-6"/>
        </w:rPr>
        <w:t xml:space="preserve"> </w:t>
      </w:r>
      <w:r>
        <w:t>structured</w:t>
      </w:r>
      <w:r>
        <w:rPr>
          <w:spacing w:val="-6"/>
        </w:rPr>
        <w:t xml:space="preserve"> </w:t>
      </w:r>
      <w:r>
        <w:t>code</w:t>
      </w:r>
      <w:r>
        <w:rPr>
          <w:spacing w:val="-6"/>
        </w:rPr>
        <w:t xml:space="preserve"> </w:t>
      </w:r>
      <w:r>
        <w:t>editing</w:t>
      </w:r>
      <w:r>
        <w:rPr>
          <w:spacing w:val="-6"/>
        </w:rPr>
        <w:t xml:space="preserve"> </w:t>
      </w:r>
      <w:r>
        <w:t>interface</w:t>
      </w:r>
      <w:r>
        <w:rPr>
          <w:spacing w:val="-6"/>
        </w:rPr>
        <w:t xml:space="preserve"> </w:t>
      </w:r>
      <w:r>
        <w:t>they</w:t>
      </w:r>
      <w:r>
        <w:rPr>
          <w:spacing w:val="-6"/>
        </w:rPr>
        <w:t xml:space="preserve"> </w:t>
      </w:r>
      <w:r>
        <w:t>refer</w:t>
      </w:r>
      <w:r>
        <w:rPr>
          <w:spacing w:val="-6"/>
        </w:rPr>
        <w:t xml:space="preserve"> </w:t>
      </w:r>
      <w:r>
        <w:t>to</w:t>
      </w:r>
      <w:r>
        <w:rPr>
          <w:spacing w:val="-6"/>
        </w:rPr>
        <w:t xml:space="preserve"> </w:t>
      </w:r>
      <w:r>
        <w:t>as “Frames” [20]. There is a clear trend in modern</w:t>
      </w:r>
      <w:r>
        <w:rPr>
          <w:spacing w:val="-26"/>
        </w:rPr>
        <w:t xml:space="preserve"> </w:t>
      </w:r>
      <w:r>
        <w:t>editors to support a dual-interface between both blocks and text in order to transition students</w:t>
      </w:r>
      <w:r>
        <w:rPr>
          <w:spacing w:val="3"/>
        </w:rPr>
        <w:t xml:space="preserve"> </w:t>
      </w:r>
      <w:r>
        <w:t>gracefully.</w:t>
      </w:r>
    </w:p>
    <w:p w:rsidR="00706B87" w:rsidDel="004D6406" w:rsidRDefault="00A82C24">
      <w:pPr>
        <w:pStyle w:val="BodyText"/>
        <w:spacing w:before="9" w:line="230" w:lineRule="exact"/>
        <w:ind w:left="119" w:right="119" w:firstLine="285"/>
        <w:jc w:val="both"/>
        <w:rPr>
          <w:del w:id="76" w:author="kafura" w:date="2017-04-21T15:28:00Z"/>
        </w:rPr>
      </w:pPr>
      <w:r>
        <w:t xml:space="preserve">BlockPy is not the first web-based Python </w:t>
      </w:r>
      <w:proofErr w:type="spellStart"/>
      <w:r>
        <w:t>execu</w:t>
      </w:r>
      <w:proofErr w:type="spellEnd"/>
      <w:r>
        <w:t xml:space="preserve">- </w:t>
      </w:r>
      <w:proofErr w:type="spellStart"/>
      <w:r>
        <w:t>tion</w:t>
      </w:r>
      <w:proofErr w:type="spellEnd"/>
      <w:r>
        <w:t xml:space="preserve"> environment, but it advances the state-of-the-art established by its predecessors, including </w:t>
      </w:r>
      <w:proofErr w:type="spellStart"/>
      <w:r>
        <w:t>Pythy</w:t>
      </w:r>
      <w:proofErr w:type="spellEnd"/>
      <w:r>
        <w:t xml:space="preserve"> [21], </w:t>
      </w:r>
      <w:proofErr w:type="spellStart"/>
      <w:r>
        <w:t>CodeSkulptor</w:t>
      </w:r>
      <w:proofErr w:type="spellEnd"/>
      <w:r>
        <w:t xml:space="preserve"> [22], and the Online Python </w:t>
      </w:r>
      <w:r>
        <w:rPr>
          <w:spacing w:val="-4"/>
        </w:rPr>
        <w:t xml:space="preserve">Tutor </w:t>
      </w:r>
      <w:r>
        <w:t xml:space="preserve">[23]. None of these systems support a dual block/text interface. Both </w:t>
      </w:r>
      <w:proofErr w:type="spellStart"/>
      <w:r>
        <w:t>CodeSkulptor</w:t>
      </w:r>
      <w:proofErr w:type="spellEnd"/>
      <w:r>
        <w:t xml:space="preserve"> and </w:t>
      </w:r>
      <w:proofErr w:type="spellStart"/>
      <w:r>
        <w:t>Pythy</w:t>
      </w:r>
      <w:proofErr w:type="spellEnd"/>
      <w:r>
        <w:t xml:space="preserve"> are built on the same underlying engine, Skulpt [24], which can cross-compile Python code to JavaScript. </w:t>
      </w:r>
      <w:proofErr w:type="spellStart"/>
      <w:r>
        <w:t>CodeSkulp</w:t>
      </w:r>
      <w:proofErr w:type="spellEnd"/>
      <w:r>
        <w:t>- tor has an extensive but custom API for creating user interfaces</w:t>
      </w:r>
      <w:r>
        <w:rPr>
          <w:spacing w:val="-6"/>
        </w:rPr>
        <w:t xml:space="preserve"> </w:t>
      </w:r>
      <w:r>
        <w:t>and</w:t>
      </w:r>
      <w:r>
        <w:rPr>
          <w:spacing w:val="-6"/>
        </w:rPr>
        <w:t xml:space="preserve"> </w:t>
      </w:r>
      <w:r>
        <w:t>games,</w:t>
      </w:r>
      <w:r>
        <w:rPr>
          <w:spacing w:val="-6"/>
        </w:rPr>
        <w:t xml:space="preserve"> </w:t>
      </w:r>
      <w:r>
        <w:t>which</w:t>
      </w:r>
      <w:r>
        <w:rPr>
          <w:spacing w:val="-6"/>
        </w:rPr>
        <w:t xml:space="preserve"> </w:t>
      </w:r>
      <w:r>
        <w:t>is</w:t>
      </w:r>
      <w:r>
        <w:rPr>
          <w:spacing w:val="-6"/>
        </w:rPr>
        <w:t xml:space="preserve"> </w:t>
      </w:r>
      <w:r>
        <w:t>powerful</w:t>
      </w:r>
      <w:r>
        <w:rPr>
          <w:spacing w:val="-6"/>
        </w:rPr>
        <w:t xml:space="preserve"> </w:t>
      </w:r>
      <w:r>
        <w:t>but</w:t>
      </w:r>
      <w:r>
        <w:rPr>
          <w:spacing w:val="-6"/>
        </w:rPr>
        <w:t xml:space="preserve"> </w:t>
      </w:r>
      <w:r>
        <w:t>limits</w:t>
      </w:r>
      <w:r>
        <w:rPr>
          <w:spacing w:val="-6"/>
        </w:rPr>
        <w:t xml:space="preserve"> </w:t>
      </w:r>
      <w:proofErr w:type="spellStart"/>
      <w:r>
        <w:t>stu</w:t>
      </w:r>
      <w:proofErr w:type="spellEnd"/>
      <w:r>
        <w:t xml:space="preserve">- dents’ ability to transfer code away from the </w:t>
      </w:r>
      <w:r>
        <w:rPr>
          <w:spacing w:val="-3"/>
        </w:rPr>
        <w:t xml:space="preserve">browser. </w:t>
      </w:r>
      <w:proofErr w:type="spellStart"/>
      <w:r>
        <w:t>CodeSkulptor</w:t>
      </w:r>
      <w:proofErr w:type="spellEnd"/>
      <w:r>
        <w:t xml:space="preserve"> is intended as an undirected environ- </w:t>
      </w:r>
      <w:proofErr w:type="spellStart"/>
      <w:r>
        <w:t>ment</w:t>
      </w:r>
      <w:proofErr w:type="spellEnd"/>
      <w:r>
        <w:t xml:space="preserve"> for </w:t>
      </w:r>
      <w:r>
        <w:rPr>
          <w:spacing w:val="-3"/>
        </w:rPr>
        <w:t xml:space="preserve">creativity, </w:t>
      </w:r>
      <w:r>
        <w:t xml:space="preserve">but therefore does not guide learn- </w:t>
      </w:r>
      <w:proofErr w:type="spellStart"/>
      <w:r>
        <w:t>ers</w:t>
      </w:r>
      <w:proofErr w:type="spellEnd"/>
      <w:r>
        <w:t xml:space="preserve"> through a curriculum. </w:t>
      </w:r>
      <w:proofErr w:type="spellStart"/>
      <w:r>
        <w:rPr>
          <w:spacing w:val="-4"/>
        </w:rPr>
        <w:t>Pythy</w:t>
      </w:r>
      <w:proofErr w:type="spellEnd"/>
      <w:r>
        <w:rPr>
          <w:spacing w:val="-4"/>
        </w:rPr>
        <w:t xml:space="preserve">, </w:t>
      </w:r>
      <w:r>
        <w:t xml:space="preserve">on the other hand, is an assignment-oriented application with limited sup- port for guidance through unit testing. </w:t>
      </w:r>
      <w:proofErr w:type="spellStart"/>
      <w:r>
        <w:t>Pythy</w:t>
      </w:r>
      <w:proofErr w:type="spellEnd"/>
      <w:r>
        <w:t xml:space="preserve"> appears to no longer be under active development, and uses an out-of-date fork of</w:t>
      </w:r>
      <w:r>
        <w:rPr>
          <w:spacing w:val="19"/>
        </w:rPr>
        <w:t xml:space="preserve"> </w:t>
      </w:r>
      <w:r>
        <w:t>Skulpt.</w:t>
      </w:r>
      <w:ins w:id="77" w:author="kafura" w:date="2017-04-21T15:28:00Z">
        <w:r w:rsidR="004D6406">
          <w:t xml:space="preserve"> </w:t>
        </w:r>
      </w:ins>
    </w:p>
    <w:p w:rsidR="00706B87" w:rsidRDefault="00A82C24" w:rsidP="004D6406">
      <w:pPr>
        <w:pStyle w:val="BodyText"/>
        <w:spacing w:before="9" w:line="230" w:lineRule="exact"/>
        <w:ind w:left="119" w:right="119" w:firstLine="285"/>
        <w:jc w:val="both"/>
        <w:pPrChange w:id="78" w:author="kafura" w:date="2017-04-21T15:28:00Z">
          <w:pPr>
            <w:pStyle w:val="BodyText"/>
            <w:spacing w:before="9" w:line="230" w:lineRule="exact"/>
            <w:ind w:left="119" w:right="119" w:firstLine="285"/>
            <w:jc w:val="both"/>
          </w:pPr>
        </w:pPrChange>
      </w:pPr>
      <w:r>
        <w:t xml:space="preserve">The Online Python </w:t>
      </w:r>
      <w:r>
        <w:rPr>
          <w:spacing w:val="-4"/>
        </w:rPr>
        <w:t xml:space="preserve">Tutor </w:t>
      </w:r>
      <w:r>
        <w:t xml:space="preserve">uses remote code exe- </w:t>
      </w:r>
      <w:proofErr w:type="spellStart"/>
      <w:r>
        <w:t>cution</w:t>
      </w:r>
      <w:proofErr w:type="spellEnd"/>
      <w:r>
        <w:t xml:space="preserve"> to provide visualizations of users’ algorithms. Although rigorous and detailed, the OPT is not ideal for learners who must parse the complicated</w:t>
      </w:r>
      <w:r>
        <w:rPr>
          <w:spacing w:val="-21"/>
        </w:rPr>
        <w:t xml:space="preserve"> </w:t>
      </w:r>
      <w:proofErr w:type="spellStart"/>
      <w:r>
        <w:t>terminol</w:t>
      </w:r>
      <w:proofErr w:type="spellEnd"/>
      <w:r>
        <w:t xml:space="preserve">- </w:t>
      </w:r>
      <w:proofErr w:type="spellStart"/>
      <w:r>
        <w:t>ogy</w:t>
      </w:r>
      <w:proofErr w:type="spellEnd"/>
      <w:r>
        <w:t xml:space="preserve"> being used. Further, the Online Python </w:t>
      </w:r>
      <w:r>
        <w:rPr>
          <w:spacing w:val="-4"/>
        </w:rPr>
        <w:t xml:space="preserve">Tutor </w:t>
      </w:r>
      <w:proofErr w:type="gramStart"/>
      <w:r>
        <w:t>is  an</w:t>
      </w:r>
      <w:proofErr w:type="gramEnd"/>
      <w:r>
        <w:t xml:space="preserve"> undirected environment like </w:t>
      </w:r>
      <w:proofErr w:type="spellStart"/>
      <w:r>
        <w:t>CodeSkulptor</w:t>
      </w:r>
      <w:proofErr w:type="spellEnd"/>
      <w:r>
        <w:t xml:space="preserve">, rather than a platform for a curriculum. </w:t>
      </w:r>
      <w:r>
        <w:rPr>
          <w:spacing w:val="-3"/>
        </w:rPr>
        <w:t xml:space="preserve">Finally, </w:t>
      </w:r>
      <w:proofErr w:type="gramStart"/>
      <w:r>
        <w:t>its</w:t>
      </w:r>
      <w:proofErr w:type="gramEnd"/>
      <w:r>
        <w:t xml:space="preserve"> </w:t>
      </w:r>
      <w:proofErr w:type="spellStart"/>
      <w:r>
        <w:t>depen</w:t>
      </w:r>
      <w:proofErr w:type="spellEnd"/>
      <w:r>
        <w:t xml:space="preserve">- </w:t>
      </w:r>
      <w:proofErr w:type="spellStart"/>
      <w:r>
        <w:t>dency</w:t>
      </w:r>
      <w:proofErr w:type="spellEnd"/>
      <w:r>
        <w:t xml:space="preserve"> on a remote server makes the platform </w:t>
      </w:r>
      <w:proofErr w:type="spellStart"/>
      <w:r>
        <w:t>vulner</w:t>
      </w:r>
      <w:proofErr w:type="spellEnd"/>
      <w:r>
        <w:t>- able to poor internet connections and complicates the applications’</w:t>
      </w:r>
      <w:r>
        <w:rPr>
          <w:spacing w:val="-3"/>
        </w:rPr>
        <w:t xml:space="preserve"> </w:t>
      </w:r>
      <w:r>
        <w:t>architecture.</w:t>
      </w:r>
    </w:p>
    <w:p w:rsidR="00706B87" w:rsidRDefault="008548D5">
      <w:pPr>
        <w:pStyle w:val="BodyText"/>
        <w:spacing w:before="9" w:line="230" w:lineRule="exact"/>
        <w:ind w:left="119" w:right="119" w:firstLine="285"/>
        <w:jc w:val="both"/>
      </w:pPr>
      <w:ins w:id="79" w:author="kafura" w:date="2017-04-22T13:25:00Z">
        <w:r>
          <w:t>A final point of comparison is BlockPy</w:t>
        </w:r>
      </w:ins>
      <w:ins w:id="80" w:author="kafura" w:date="2017-04-22T13:26:00Z">
        <w:r>
          <w:t>’s</w:t>
        </w:r>
      </w:ins>
      <w:del w:id="81" w:author="kafura" w:date="2017-04-22T13:26:00Z">
        <w:r w:rsidR="00A82C24" w:rsidDel="008548D5">
          <w:delText>In addition to its dual text/block interface BlockPy also provides</w:delText>
        </w:r>
      </w:del>
      <w:r w:rsidR="00A82C24">
        <w:t xml:space="preserve"> guided feedback. Surprisingly few in</w:t>
      </w:r>
      <w:del w:id="82" w:author="kafura" w:date="2017-04-22T13:26:00Z">
        <w:r w:rsidR="00A82C24" w:rsidDel="008548D5">
          <w:delText xml:space="preserve">- </w:delText>
        </w:r>
      </w:del>
      <w:r w:rsidR="00A82C24">
        <w:t>troductory environments</w:t>
      </w:r>
      <w:del w:id="83" w:author="kafura" w:date="2017-04-22T13:26:00Z">
        <w:r w:rsidR="00A82C24" w:rsidDel="008548D5">
          <w:delText xml:space="preserve"> are designed to</w:delText>
        </w:r>
      </w:del>
      <w:r w:rsidR="00A82C24">
        <w:t xml:space="preserve"> give in</w:t>
      </w:r>
      <w:del w:id="84" w:author="kafura" w:date="2017-04-22T13:26:00Z">
        <w:r w:rsidR="00A82C24" w:rsidDel="008548D5">
          <w:delText xml:space="preserve">- </w:delText>
        </w:r>
      </w:del>
      <w:r w:rsidR="00A82C24">
        <w:t>teractive and guiding feedback to students as</w:t>
      </w:r>
      <w:del w:id="85" w:author="kafura" w:date="2017-04-22T13:26:00Z">
        <w:r w:rsidR="00A82C24" w:rsidDel="008548D5">
          <w:delText xml:space="preserve"> </w:delText>
        </w:r>
      </w:del>
      <w:r w:rsidR="00A82C24">
        <w:t xml:space="preserve"> they run their code, usually at best relying on unit tests. </w:t>
      </w:r>
      <w:proofErr w:type="spellStart"/>
      <w:r w:rsidR="00A82C24">
        <w:t>CodeCademy</w:t>
      </w:r>
      <w:proofErr w:type="spellEnd"/>
      <w:r w:rsidR="00A82C24">
        <w:t xml:space="preserve"> is perhaps the most popular and suc</w:t>
      </w:r>
      <w:del w:id="86" w:author="kafura" w:date="2017-04-22T13:26:00Z">
        <w:r w:rsidR="00A82C24" w:rsidDel="008548D5">
          <w:delText xml:space="preserve">- </w:delText>
        </w:r>
      </w:del>
      <w:r w:rsidR="00A82C24">
        <w:t>cessful guided</w:t>
      </w:r>
      <w:ins w:id="87" w:author="kafura" w:date="2017-04-22T13:27:00Z">
        <w:r>
          <w:t xml:space="preserve"> </w:t>
        </w:r>
        <w:proofErr w:type="gramStart"/>
        <w:r>
          <w:t xml:space="preserve">feedback </w:t>
        </w:r>
      </w:ins>
      <w:r w:rsidR="00A82C24">
        <w:t xml:space="preserve"> platform</w:t>
      </w:r>
      <w:proofErr w:type="gramEnd"/>
      <w:r w:rsidR="00A82C24">
        <w:t xml:space="preserve">. Unfortunately, </w:t>
      </w:r>
      <w:proofErr w:type="spellStart"/>
      <w:r w:rsidR="00A82C24">
        <w:t>CodeCademy</w:t>
      </w:r>
      <w:proofErr w:type="spellEnd"/>
      <w:r w:rsidR="00A82C24">
        <w:t xml:space="preserve"> is closed-source and has not published information about the efficacy of its curriculum or its techniques.</w:t>
      </w:r>
    </w:p>
    <w:p w:rsidR="00706B87" w:rsidRDefault="00706B87">
      <w:pPr>
        <w:spacing w:line="230" w:lineRule="exact"/>
        <w:jc w:val="both"/>
        <w:sectPr w:rsidR="00706B87">
          <w:pgSz w:w="12240" w:h="15840"/>
          <w:pgMar w:top="1340" w:right="1320" w:bottom="280" w:left="1320" w:header="1146" w:footer="0" w:gutter="0"/>
          <w:cols w:num="2" w:space="720" w:equalWidth="0">
            <w:col w:w="4681" w:space="119"/>
            <w:col w:w="4800"/>
          </w:cols>
        </w:sectPr>
      </w:pPr>
    </w:p>
    <w:p w:rsidR="00706B87" w:rsidRDefault="00A82C24">
      <w:pPr>
        <w:pStyle w:val="Heading1"/>
        <w:numPr>
          <w:ilvl w:val="1"/>
          <w:numId w:val="2"/>
        </w:numPr>
        <w:tabs>
          <w:tab w:val="left" w:pos="575"/>
        </w:tabs>
        <w:spacing w:before="146"/>
        <w:ind w:hanging="454"/>
        <w:jc w:val="both"/>
      </w:pPr>
      <w:r>
        <w:lastRenderedPageBreak/>
        <w:t>Data Science as an Authentic</w:t>
      </w:r>
      <w:r>
        <w:rPr>
          <w:spacing w:val="-10"/>
        </w:rPr>
        <w:t xml:space="preserve"> </w:t>
      </w:r>
      <w:r>
        <w:t>Context</w:t>
      </w:r>
    </w:p>
    <w:p w:rsidR="00706B87" w:rsidRDefault="00A82C24">
      <w:pPr>
        <w:pStyle w:val="BodyText"/>
        <w:spacing w:before="198" w:line="230" w:lineRule="exact"/>
        <w:ind w:left="119"/>
        <w:jc w:val="both"/>
      </w:pPr>
      <w:ins w:id="88" w:author="kafura" w:date="2017-04-22T15:30:00Z">
        <w:r>
          <w:t xml:space="preserve">The design of BlockPy was influenced by two educational theories both of which stress the </w:t>
        </w:r>
        <w:r w:rsidRPr="00A82C24">
          <w:t>importance of a learning experience that students can connect to the real world.</w:t>
        </w:r>
        <w:r>
          <w:t xml:space="preserve"> </w:t>
        </w:r>
      </w:ins>
      <w:ins w:id="89" w:author="kafura" w:date="2017-04-22T15:31:00Z">
        <w:r>
          <w:t xml:space="preserve">The first theory is </w:t>
        </w:r>
      </w:ins>
      <w:moveToRangeStart w:id="90" w:author="kafura" w:date="2017-04-22T15:31:00Z" w:name="move480638425"/>
      <w:moveTo w:id="91" w:author="kafura" w:date="2017-04-22T15:31:00Z">
        <w:r>
          <w:t>the MUSIC Model of Academic Motivation [25]</w:t>
        </w:r>
      </w:moveTo>
      <w:ins w:id="92" w:author="kafura" w:date="2017-04-22T15:31:00Z">
        <w:r>
          <w:t>. This</w:t>
        </w:r>
      </w:ins>
      <w:moveTo w:id="93" w:author="kafura" w:date="2017-04-22T15:31:00Z">
        <w:del w:id="94" w:author="kafura" w:date="2017-04-22T15:32:00Z">
          <w:r w:rsidDel="00A82C24">
            <w:delText xml:space="preserve"> is a</w:delText>
          </w:r>
        </w:del>
        <w:r>
          <w:t xml:space="preserve"> meta-descriptive</w:t>
        </w:r>
        <w:r>
          <w:rPr>
            <w:spacing w:val="-6"/>
          </w:rPr>
          <w:t xml:space="preserve"> </w:t>
        </w:r>
        <w:r>
          <w:t>the</w:t>
        </w:r>
        <w:del w:id="95" w:author="kafura" w:date="2017-04-22T15:31:00Z">
          <w:r w:rsidDel="00A82C24">
            <w:delText xml:space="preserve">- </w:delText>
          </w:r>
        </w:del>
        <w:r>
          <w:rPr>
            <w:spacing w:val="-6"/>
          </w:rPr>
          <w:t>ory,</w:t>
        </w:r>
      </w:moveTo>
      <w:ins w:id="96" w:author="kafura" w:date="2017-04-22T15:32:00Z">
        <w:r>
          <w:rPr>
            <w:spacing w:val="-6"/>
          </w:rPr>
          <w:t xml:space="preserve"> </w:t>
        </w:r>
      </w:ins>
      <w:moveTo w:id="97" w:author="kafura" w:date="2017-04-22T15:31:00Z">
        <w:del w:id="98" w:author="kafura" w:date="2017-04-22T15:32:00Z">
          <w:r w:rsidDel="00A82C24">
            <w:rPr>
              <w:spacing w:val="-6"/>
            </w:rPr>
            <w:delText xml:space="preserve"> </w:delText>
          </w:r>
          <w:r w:rsidDel="00A82C24">
            <w:delText>which aggregat</w:delText>
          </w:r>
        </w:del>
        <w:ins w:id="99" w:author="kafura" w:date="2017-04-22T15:32:00Z">
          <w:r>
            <w:t>aggregat</w:t>
          </w:r>
        </w:ins>
      </w:moveTo>
      <w:ins w:id="100" w:author="kafura" w:date="2017-04-22T15:32:00Z">
        <w:r>
          <w:t>ing</w:t>
        </w:r>
      </w:ins>
      <w:moveTo w:id="101" w:author="kafura" w:date="2017-04-22T15:31:00Z">
        <w:del w:id="102" w:author="kafura" w:date="2017-04-22T15:32:00Z">
          <w:r w:rsidDel="00A82C24">
            <w:delText>es</w:delText>
          </w:r>
        </w:del>
        <w:r>
          <w:t xml:space="preserve"> other motivational theories</w:t>
        </w:r>
      </w:moveTo>
      <w:ins w:id="103" w:author="kafura" w:date="2017-04-22T15:32:00Z">
        <w:r>
          <w:t>,</w:t>
        </w:r>
      </w:ins>
      <w:moveTo w:id="104" w:author="kafura" w:date="2017-04-22T15:31:00Z">
        <w:del w:id="105" w:author="kafura" w:date="2017-04-22T15:32:00Z">
          <w:r w:rsidDel="00A82C24">
            <w:delText>.</w:delText>
          </w:r>
        </w:del>
        <w:r>
          <w:rPr>
            <w:spacing w:val="-9"/>
          </w:rPr>
          <w:t xml:space="preserve"> </w:t>
        </w:r>
        <w:del w:id="106" w:author="kafura" w:date="2017-04-22T15:32:00Z">
          <w:r w:rsidDel="00A82C24">
            <w:delText xml:space="preserve">The MUSIC Model </w:delText>
          </w:r>
        </w:del>
        <w:r>
          <w:t>draws a distinction between students’ perception of Usefulness (a sense that the material is connected to long-term goals) and Interest (a sense of intrigue and inspiration).</w:t>
        </w:r>
      </w:moveTo>
      <w:moveToRangeEnd w:id="90"/>
      <w:ins w:id="107" w:author="kafura" w:date="2017-04-22T15:32:00Z">
        <w:r>
          <w:t xml:space="preserve">  </w:t>
        </w:r>
      </w:ins>
      <w:ins w:id="108" w:author="kafura" w:date="2017-04-22T15:36:00Z">
        <w:r w:rsidRPr="00A82C24">
          <w:t>Appealing to a student's sense of usefulness or interest strengthens their</w:t>
        </w:r>
        <w:r>
          <w:t xml:space="preserve"> </w:t>
        </w:r>
      </w:ins>
      <w:moveToRangeStart w:id="109" w:author="kafura" w:date="2017-04-22T15:35:00Z" w:name="move480638675"/>
      <w:moveTo w:id="110" w:author="kafura" w:date="2017-04-22T15:35:00Z">
        <w:del w:id="111" w:author="kafura" w:date="2017-04-22T15:36:00Z">
          <w:r w:rsidDel="00A82C24">
            <w:delText xml:space="preserve">A major issue for introductory students is </w:delText>
          </w:r>
        </w:del>
        <w:r>
          <w:t xml:space="preserve">motivation, not only to complete individual assignments, but to engage with computing </w:t>
        </w:r>
        <w:del w:id="112" w:author="kafura" w:date="2017-04-22T15:36:00Z">
          <w:r w:rsidDel="00A82C24">
            <w:delText xml:space="preserve">curriculum </w:delText>
          </w:r>
        </w:del>
        <w:r>
          <w:t xml:space="preserve">and understand its role in their long-term career and life goals [5]. </w:t>
        </w:r>
      </w:moveTo>
      <w:moveToRangeEnd w:id="109"/>
      <w:ins w:id="113" w:author="kafura" w:date="2017-04-22T15:35:00Z">
        <w:r>
          <w:t xml:space="preserve"> </w:t>
        </w:r>
      </w:ins>
      <w:ins w:id="114" w:author="kafura" w:date="2017-04-22T15:32:00Z">
        <w:r>
          <w:t xml:space="preserve">The second theory is </w:t>
        </w:r>
      </w:ins>
      <w:moveToRangeStart w:id="115" w:author="kafura" w:date="2017-04-22T15:33:00Z" w:name="move480638538"/>
      <w:moveTo w:id="116" w:author="kafura" w:date="2017-04-22T15:33:00Z">
        <w:r>
          <w:t xml:space="preserve">Situated Learning </w:t>
        </w:r>
        <w:r>
          <w:rPr>
            <w:spacing w:val="-4"/>
          </w:rPr>
          <w:t>Theory</w:t>
        </w:r>
      </w:moveTo>
      <w:ins w:id="117" w:author="kafura" w:date="2017-04-22T15:33:00Z">
        <w:r>
          <w:rPr>
            <w:spacing w:val="-4"/>
          </w:rPr>
          <w:t xml:space="preserve"> </w:t>
        </w:r>
        <w:r>
          <w:t>[26]</w:t>
        </w:r>
        <w:r>
          <w:rPr>
            <w:spacing w:val="-4"/>
          </w:rPr>
          <w:t>.</w:t>
        </w:r>
      </w:ins>
      <w:moveTo w:id="118" w:author="kafura" w:date="2017-04-22T15:33:00Z">
        <w:del w:id="119" w:author="kafura" w:date="2017-04-22T15:33:00Z">
          <w:r w:rsidDel="00A82C24">
            <w:rPr>
              <w:spacing w:val="-4"/>
            </w:rPr>
            <w:delText>,</w:delText>
          </w:r>
        </w:del>
        <w:r>
          <w:rPr>
            <w:spacing w:val="-4"/>
          </w:rPr>
          <w:t xml:space="preserve"> </w:t>
        </w:r>
        <w:del w:id="120" w:author="kafura" w:date="2017-04-22T15:34:00Z">
          <w:r w:rsidDel="00A82C24">
            <w:delText>another</w:delText>
          </w:r>
        </w:del>
      </w:moveTo>
      <w:ins w:id="121" w:author="kafura" w:date="2017-04-22T15:34:00Z">
        <w:r>
          <w:t>This</w:t>
        </w:r>
      </w:ins>
      <w:moveTo w:id="122" w:author="kafura" w:date="2017-04-22T15:33:00Z">
        <w:r>
          <w:t xml:space="preserve"> </w:t>
        </w:r>
        <w:del w:id="123" w:author="kafura" w:date="2017-04-22T15:34:00Z">
          <w:r w:rsidDel="00A82C24">
            <w:delText xml:space="preserve">educational </w:delText>
          </w:r>
        </w:del>
        <w:r>
          <w:rPr>
            <w:spacing w:val="-4"/>
          </w:rPr>
          <w:t xml:space="preserve">theory, </w:t>
        </w:r>
        <w:r>
          <w:t>describes how learners become</w:t>
        </w:r>
        <w:r>
          <w:rPr>
            <w:spacing w:val="-9"/>
          </w:rPr>
          <w:t xml:space="preserve"> </w:t>
        </w:r>
        <w:r>
          <w:t>engaged</w:t>
        </w:r>
        <w:r>
          <w:rPr>
            <w:spacing w:val="-8"/>
          </w:rPr>
          <w:t xml:space="preserve"> </w:t>
        </w:r>
        <w:r>
          <w:t>with</w:t>
        </w:r>
        <w:r>
          <w:rPr>
            <w:spacing w:val="-9"/>
          </w:rPr>
          <w:t xml:space="preserve"> </w:t>
        </w:r>
        <w:r>
          <w:t>material</w:t>
        </w:r>
        <w:r>
          <w:rPr>
            <w:spacing w:val="-8"/>
          </w:rPr>
          <w:t xml:space="preserve"> </w:t>
        </w:r>
        <w:r>
          <w:t>when</w:t>
        </w:r>
        <w:r>
          <w:rPr>
            <w:spacing w:val="-9"/>
          </w:rPr>
          <w:t xml:space="preserve"> </w:t>
        </w:r>
        <w:r>
          <w:t>they</w:t>
        </w:r>
        <w:r>
          <w:rPr>
            <w:spacing w:val="-8"/>
          </w:rPr>
          <w:t xml:space="preserve"> </w:t>
        </w:r>
        <w:r>
          <w:t>can</w:t>
        </w:r>
        <w:r>
          <w:rPr>
            <w:spacing w:val="-9"/>
          </w:rPr>
          <w:t xml:space="preserve"> </w:t>
        </w:r>
        <w:r>
          <w:t>perceive its authenticity and connection to a Community of Practice that they might</w:t>
        </w:r>
        <w:del w:id="124" w:author="kafura" w:date="2017-04-22T15:36:00Z">
          <w:r w:rsidDel="00A82C24">
            <w:delText xml:space="preserve"> </w:delText>
          </w:r>
        </w:del>
        <w:r>
          <w:t xml:space="preserve"> </w:t>
        </w:r>
        <w:del w:id="125" w:author="kafura" w:date="2017-04-22T15:48:00Z">
          <w:r w:rsidDel="009570BB">
            <w:delText>reasonably  become</w:delText>
          </w:r>
        </w:del>
        <w:ins w:id="126" w:author="kafura" w:date="2017-04-22T15:48:00Z">
          <w:r w:rsidR="009570BB">
            <w:t xml:space="preserve">reasonably </w:t>
          </w:r>
        </w:ins>
        <w:del w:id="127" w:author="kafura" w:date="2017-04-22T15:48:00Z">
          <w:r w:rsidDel="009570BB">
            <w:delText xml:space="preserve">  a</w:delText>
          </w:r>
        </w:del>
        <w:ins w:id="128" w:author="kafura" w:date="2017-04-22T15:48:00Z">
          <w:r w:rsidR="009570BB">
            <w:t xml:space="preserve">become </w:t>
          </w:r>
        </w:ins>
        <w:del w:id="129" w:author="kafura" w:date="2017-04-22T15:48:00Z">
          <w:r w:rsidDel="009570BB">
            <w:delText xml:space="preserve">  part</w:delText>
          </w:r>
        </w:del>
        <w:ins w:id="130" w:author="kafura" w:date="2017-04-22T15:48:00Z">
          <w:r w:rsidR="009570BB">
            <w:t>a part</w:t>
          </w:r>
        </w:ins>
        <w:r>
          <w:t xml:space="preserve"> of [26]. The theory distinguishes between the content (the material to be learned), the scaffolds (the artificial additions to the environment to simplify the students’ experience), and the context (the framing story used to anchor the experience). A context is authentic when the problems, practices, tools, artifacts, and/or results that students work with in their learning reflect real- world entities described by authoritative sources in a community of practice. </w:t>
        </w:r>
      </w:moveTo>
      <w:moveFromRangeStart w:id="131" w:author="kafura" w:date="2017-04-22T15:35:00Z" w:name="move480638675"/>
      <w:moveToRangeEnd w:id="115"/>
      <w:moveFrom w:id="132" w:author="kafura" w:date="2017-04-22T15:35:00Z">
        <w:r w:rsidDel="00A82C24">
          <w:t xml:space="preserve">A major issue for introductory students is motivation, not only to complete individual assignments, but to engage with computing curriculum and understand its role in their long-term career and life goals [5]. </w:t>
        </w:r>
      </w:moveFrom>
      <w:moveFromRangeEnd w:id="131"/>
      <w:del w:id="133" w:author="kafura" w:date="2017-04-22T15:35:00Z">
        <w:r w:rsidDel="00A82C24">
          <w:delText xml:space="preserve">Motivation is a complex, multi-faceted construct with many interpretations. For instance, </w:delText>
        </w:r>
      </w:del>
      <w:moveFromRangeStart w:id="134" w:author="kafura" w:date="2017-04-22T15:31:00Z" w:name="move480638425"/>
      <w:moveFrom w:id="135" w:author="kafura" w:date="2017-04-22T15:31:00Z">
        <w:del w:id="136" w:author="kafura" w:date="2017-04-22T15:35:00Z">
          <w:r w:rsidDel="00A82C24">
            <w:delText>the MUSIC Model of Academic Motivation [25] is a meta-descriptive</w:delText>
          </w:r>
          <w:r w:rsidDel="00A82C24">
            <w:rPr>
              <w:spacing w:val="-6"/>
            </w:rPr>
            <w:delText xml:space="preserve"> </w:delText>
          </w:r>
          <w:r w:rsidDel="00A82C24">
            <w:delText xml:space="preserve">the- </w:delText>
          </w:r>
          <w:r w:rsidDel="00A82C24">
            <w:rPr>
              <w:spacing w:val="-6"/>
            </w:rPr>
            <w:delText xml:space="preserve">ory, </w:delText>
          </w:r>
          <w:r w:rsidDel="00A82C24">
            <w:delText>which aggregates other motivational theories.</w:delText>
          </w:r>
          <w:r w:rsidDel="00A82C24">
            <w:rPr>
              <w:spacing w:val="-9"/>
            </w:rPr>
            <w:delText xml:space="preserve"> </w:delText>
          </w:r>
          <w:r w:rsidDel="00A82C24">
            <w:delText xml:space="preserve">The MUSIC Model draws a distinction between students’ perception of Usefulness (a sense that the material is connected to long-term goals) and Interest (a sense of intrigue and inspiration). </w:delText>
          </w:r>
        </w:del>
      </w:moveFrom>
      <w:moveFromRangeStart w:id="137" w:author="kafura" w:date="2017-04-22T15:33:00Z" w:name="move480638538"/>
      <w:moveFromRangeEnd w:id="134"/>
      <w:moveFrom w:id="138" w:author="kafura" w:date="2017-04-22T15:33:00Z">
        <w:del w:id="139" w:author="kafura" w:date="2017-04-22T15:35:00Z">
          <w:r w:rsidDel="00A82C24">
            <w:delText xml:space="preserve">Situated Learning </w:delText>
          </w:r>
          <w:r w:rsidDel="00A82C24">
            <w:rPr>
              <w:spacing w:val="-4"/>
            </w:rPr>
            <w:delText xml:space="preserve">Theory, </w:delText>
          </w:r>
          <w:r w:rsidDel="00A82C24">
            <w:delText xml:space="preserve">another educational </w:delText>
          </w:r>
          <w:r w:rsidDel="00A82C24">
            <w:rPr>
              <w:spacing w:val="-4"/>
            </w:rPr>
            <w:delText xml:space="preserve">theory, </w:delText>
          </w:r>
          <w:r w:rsidDel="00A82C24">
            <w:delText>describes how learners become</w:delText>
          </w:r>
          <w:r w:rsidDel="00A82C24">
            <w:rPr>
              <w:spacing w:val="-9"/>
            </w:rPr>
            <w:delText xml:space="preserve"> </w:delText>
          </w:r>
          <w:r w:rsidDel="00A82C24">
            <w:delText>engaged</w:delText>
          </w:r>
          <w:r w:rsidDel="00A82C24">
            <w:rPr>
              <w:spacing w:val="-8"/>
            </w:rPr>
            <w:delText xml:space="preserve"> </w:delText>
          </w:r>
          <w:r w:rsidDel="00A82C24">
            <w:delText>with</w:delText>
          </w:r>
          <w:r w:rsidDel="00A82C24">
            <w:rPr>
              <w:spacing w:val="-9"/>
            </w:rPr>
            <w:delText xml:space="preserve"> </w:delText>
          </w:r>
          <w:r w:rsidDel="00A82C24">
            <w:delText>material</w:delText>
          </w:r>
          <w:r w:rsidDel="00A82C24">
            <w:rPr>
              <w:spacing w:val="-8"/>
            </w:rPr>
            <w:delText xml:space="preserve"> </w:delText>
          </w:r>
          <w:r w:rsidDel="00A82C24">
            <w:delText>when</w:delText>
          </w:r>
          <w:r w:rsidDel="00A82C24">
            <w:rPr>
              <w:spacing w:val="-9"/>
            </w:rPr>
            <w:delText xml:space="preserve"> </w:delText>
          </w:r>
          <w:r w:rsidDel="00A82C24">
            <w:delText>they</w:delText>
          </w:r>
          <w:r w:rsidDel="00A82C24">
            <w:rPr>
              <w:spacing w:val="-8"/>
            </w:rPr>
            <w:delText xml:space="preserve"> </w:delText>
          </w:r>
          <w:r w:rsidDel="00A82C24">
            <w:delText>can</w:delText>
          </w:r>
          <w:r w:rsidDel="00A82C24">
            <w:rPr>
              <w:spacing w:val="-9"/>
            </w:rPr>
            <w:delText xml:space="preserve"> </w:delText>
          </w:r>
          <w:r w:rsidDel="00A82C24">
            <w:delText xml:space="preserve">perceive its authenticity and connection to a Community of Practice that they might  reasonably  become  a  part of [26]. The theory distinguishes between the content (the material to be learned), the scaffolds (the artificial additions to the environment to simplify the students’ experience), and the context (the framing story used to anchor the experience). A context is authentic when the problems, practices, tools, artifacts, and/or results that students work with in their learning reflect real- world entities described by authoritative sources in a community of practice. </w:delText>
          </w:r>
        </w:del>
      </w:moveFrom>
      <w:moveFromRangeEnd w:id="137"/>
      <w:del w:id="140" w:author="kafura" w:date="2017-04-22T15:35:00Z">
        <w:r w:rsidDel="00A82C24">
          <w:delText>Both of these theories drive home the importance of a learning experience that students can connect to the real</w:delText>
        </w:r>
        <w:r w:rsidDel="00A82C24">
          <w:rPr>
            <w:spacing w:val="26"/>
          </w:rPr>
          <w:delText xml:space="preserve"> </w:delText>
        </w:r>
        <w:r w:rsidDel="00A82C24">
          <w:delText>world.</w:delText>
        </w:r>
      </w:del>
    </w:p>
    <w:p w:rsidR="00706B87" w:rsidRDefault="00A82C24">
      <w:pPr>
        <w:pStyle w:val="BodyText"/>
        <w:spacing w:before="37" w:line="230" w:lineRule="exact"/>
        <w:ind w:left="119" w:firstLine="285"/>
        <w:jc w:val="both"/>
      </w:pPr>
      <w:r>
        <w:t xml:space="preserve">Many introductory computing contexts focus on invoking student interest, without providing a sense of </w:t>
      </w:r>
      <w:ins w:id="141" w:author="kafura" w:date="2017-04-22T15:37:00Z">
        <w:r>
          <w:t>u</w:t>
        </w:r>
      </w:ins>
      <w:del w:id="142" w:author="kafura" w:date="2017-04-22T15:37:00Z">
        <w:r w:rsidDel="00A82C24">
          <w:delText>U</w:delText>
        </w:r>
      </w:del>
      <w:r>
        <w:t xml:space="preserve">sefulness or authenticity. Media Computation, for instance, is a creativity-based curriculum by </w:t>
      </w:r>
      <w:proofErr w:type="spellStart"/>
      <w:r>
        <w:t>Guzdial</w:t>
      </w:r>
      <w:proofErr w:type="spellEnd"/>
      <w:r>
        <w:t xml:space="preserve"> et al. where students create artwork and music. Al- though there is established motivational value in this approach [27], an analysis  by  </w:t>
      </w:r>
      <w:proofErr w:type="spellStart"/>
      <w:r>
        <w:t>Guzdial</w:t>
      </w:r>
      <w:proofErr w:type="spellEnd"/>
      <w:r>
        <w:t xml:space="preserve">  in  the  light  of Situated Learning Theory suggested that, despite extensive efforts by course staff, students did not perceive the context as authentic or useful [28], in part because students did not perceive the context to align with a visible community of practice. Game Design    is another alternative context that does have a visible </w:t>
      </w:r>
      <w:r>
        <w:rPr>
          <w:spacing w:val="-3"/>
        </w:rPr>
        <w:t xml:space="preserve">community, </w:t>
      </w:r>
      <w:r>
        <w:t>but it is unclear how many students seek to join that community as part of their career</w:t>
      </w:r>
      <w:r>
        <w:rPr>
          <w:spacing w:val="40"/>
        </w:rPr>
        <w:t xml:space="preserve"> </w:t>
      </w:r>
      <w:r>
        <w:t>plans.</w:t>
      </w:r>
      <w:ins w:id="143" w:author="kafura" w:date="2017-04-22T15:37:00Z">
        <w:r>
          <w:t xml:space="preserve"> </w:t>
        </w:r>
      </w:ins>
      <w:ins w:id="144" w:author="kafura" w:date="2017-04-22T15:41:00Z">
        <w:r>
          <w:t>We do not believe</w:t>
        </w:r>
      </w:ins>
      <w:ins w:id="145" w:author="kafura" w:date="2017-04-22T15:38:00Z">
        <w:r>
          <w:t xml:space="preserve"> that all introductory programming environments must be authentic and focus on usefulness. For very young learners appealing to their sense of play or story-telling might be more appropriate. We </w:t>
        </w:r>
      </w:ins>
      <w:ins w:id="146" w:author="kafura" w:date="2017-04-22T15:41:00Z">
        <w:r>
          <w:t xml:space="preserve">do </w:t>
        </w:r>
      </w:ins>
      <w:ins w:id="147" w:author="kafura" w:date="2017-04-22T15:38:00Z">
        <w:r>
          <w:t xml:space="preserve">believe that for our learners (university non-majors) authenticity and </w:t>
        </w:r>
      </w:ins>
      <w:ins w:id="148" w:author="kafura" w:date="2017-04-22T15:40:00Z">
        <w:r>
          <w:t>usefulness</w:t>
        </w:r>
      </w:ins>
      <w:ins w:id="149" w:author="kafura" w:date="2017-04-22T15:38:00Z">
        <w:r>
          <w:t xml:space="preserve"> </w:t>
        </w:r>
      </w:ins>
      <w:ins w:id="150" w:author="kafura" w:date="2017-04-22T15:41:00Z">
        <w:r>
          <w:t>are</w:t>
        </w:r>
      </w:ins>
      <w:ins w:id="151" w:author="kafura" w:date="2017-04-22T15:40:00Z">
        <w:r>
          <w:t xml:space="preserve"> critical.</w:t>
        </w:r>
      </w:ins>
    </w:p>
    <w:p w:rsidR="009570BB" w:rsidRDefault="00A82C24" w:rsidP="009570BB">
      <w:pPr>
        <w:pStyle w:val="BodyText"/>
        <w:spacing w:before="5" w:line="230" w:lineRule="exact"/>
        <w:ind w:left="119" w:right="119" w:firstLine="285"/>
        <w:jc w:val="both"/>
        <w:rPr>
          <w:moveTo w:id="152" w:author="kafura" w:date="2017-04-22T15:47:00Z"/>
        </w:rPr>
      </w:pPr>
      <w:r>
        <w:t xml:space="preserve">BlockPy is part of a growing movement within </w:t>
      </w:r>
      <w:ins w:id="153" w:author="kafura" w:date="2017-04-22T15:41:00Z">
        <w:r>
          <w:t>c</w:t>
        </w:r>
      </w:ins>
      <w:del w:id="154" w:author="kafura" w:date="2017-04-22T15:41:00Z">
        <w:r w:rsidDel="00A82C24">
          <w:delText>C</w:delText>
        </w:r>
      </w:del>
      <w:r>
        <w:t xml:space="preserve">omputer </w:t>
      </w:r>
      <w:ins w:id="155" w:author="kafura" w:date="2017-04-22T15:41:00Z">
        <w:r>
          <w:t>s</w:t>
        </w:r>
      </w:ins>
      <w:del w:id="156" w:author="kafura" w:date="2017-04-22T15:41:00Z">
        <w:r w:rsidDel="00A82C24">
          <w:delText>S</w:delText>
        </w:r>
      </w:del>
      <w:r>
        <w:t xml:space="preserve">cience </w:t>
      </w:r>
      <w:ins w:id="157" w:author="kafura" w:date="2017-04-22T15:42:00Z">
        <w:r>
          <w:t>e</w:t>
        </w:r>
      </w:ins>
      <w:del w:id="158" w:author="kafura" w:date="2017-04-22T15:42:00Z">
        <w:r w:rsidDel="00A82C24">
          <w:delText>E</w:delText>
        </w:r>
      </w:del>
      <w:r>
        <w:t xml:space="preserve">ducation to promote “Data </w:t>
      </w:r>
      <w:proofErr w:type="spellStart"/>
      <w:r>
        <w:t>Sci</w:t>
      </w:r>
      <w:proofErr w:type="spellEnd"/>
      <w:r>
        <w:t xml:space="preserve">- </w:t>
      </w:r>
      <w:proofErr w:type="spellStart"/>
      <w:r>
        <w:t>ence</w:t>
      </w:r>
      <w:proofErr w:type="spellEnd"/>
      <w:r>
        <w:t>” as a</w:t>
      </w:r>
      <w:ins w:id="159" w:author="kafura" w:date="2017-04-22T15:42:00Z">
        <w:r>
          <w:t xml:space="preserve">n authentic </w:t>
        </w:r>
      </w:ins>
      <w:del w:id="160" w:author="kafura" w:date="2017-04-22T15:42:00Z">
        <w:r w:rsidDel="00A82C24">
          <w:delText xml:space="preserve"> compelling </w:delText>
        </w:r>
      </w:del>
      <w:r>
        <w:t xml:space="preserve">context </w:t>
      </w:r>
      <w:ins w:id="161" w:author="kafura" w:date="2017-04-22T15:42:00Z">
        <w:r>
          <w:t xml:space="preserve">appealing to the usefulness of </w:t>
        </w:r>
      </w:ins>
      <w:del w:id="162" w:author="kafura" w:date="2017-04-22T15:42:00Z">
        <w:r w:rsidDel="00A82C24">
          <w:delText xml:space="preserve">for </w:delText>
        </w:r>
      </w:del>
      <w:r>
        <w:t xml:space="preserve">students </w:t>
      </w:r>
      <w:del w:id="163" w:author="kafura" w:date="2017-04-22T15:42:00Z">
        <w:r w:rsidDel="00A82C24">
          <w:delText>with</w:delText>
        </w:r>
      </w:del>
      <w:r>
        <w:t xml:space="preserve">in any discipline or career path. The argument is that every job and </w:t>
      </w:r>
      <w:r>
        <w:rPr>
          <w:spacing w:val="-3"/>
        </w:rPr>
        <w:t xml:space="preserve">major, </w:t>
      </w:r>
      <w:r>
        <w:t xml:space="preserve">from the sciences to the humanities to the arts, can benefit from the ability to solve problems from a data-oriented computational perspective. Data Science is authentic because 1) the data is from au- </w:t>
      </w:r>
      <w:proofErr w:type="spellStart"/>
      <w:r>
        <w:t>thoritative</w:t>
      </w:r>
      <w:proofErr w:type="spellEnd"/>
      <w:r>
        <w:t xml:space="preserve"> </w:t>
      </w:r>
      <w:r>
        <w:t>sources, 2) there is a real-world</w:t>
      </w:r>
      <w:r>
        <w:rPr>
          <w:spacing w:val="-12"/>
        </w:rPr>
        <w:t xml:space="preserve"> </w:t>
      </w:r>
      <w:r>
        <w:t>community of practice for data science, and 3) students can more readily see how the material connects to their long- term career</w:t>
      </w:r>
      <w:r>
        <w:rPr>
          <w:spacing w:val="6"/>
        </w:rPr>
        <w:t xml:space="preserve"> </w:t>
      </w:r>
      <w:r>
        <w:t>goals.</w:t>
      </w:r>
      <w:ins w:id="164" w:author="kafura" w:date="2017-04-22T15:47:00Z">
        <w:r w:rsidR="009570BB">
          <w:t xml:space="preserve"> There are several prior data science curricula. </w:t>
        </w:r>
      </w:ins>
      <w:moveToRangeStart w:id="165" w:author="kafura" w:date="2017-04-22T15:47:00Z" w:name="move480639360"/>
      <w:moveTo w:id="166" w:author="kafura" w:date="2017-04-22T15:47:00Z">
        <w:r w:rsidR="009570BB">
          <w:t xml:space="preserve">Anderson et al. suggested a curriculum built around real-world projects and data sources [31]. </w:t>
        </w:r>
        <w:proofErr w:type="spellStart"/>
        <w:r w:rsidR="009570BB">
          <w:t>Goldweber</w:t>
        </w:r>
        <w:proofErr w:type="spellEnd"/>
        <w:r w:rsidR="009570BB">
          <w:t xml:space="preserve"> et al. [7] developed an entire framework for evaluating and designing projects with this theme. The BRIDGES project [32] has a similar goal to the CORGIS project, but is targeted at upper- level Data Structures and Algorithms courses, </w:t>
        </w:r>
        <w:del w:id="167" w:author="kafura" w:date="2017-04-22T15:47:00Z">
          <w:r w:rsidR="009570BB" w:rsidDel="009570BB">
            <w:delText xml:space="preserve"> </w:delText>
          </w:r>
        </w:del>
        <w:r w:rsidR="009570BB">
          <w:t>and has a stronger emphasis on data visualization and exploration.</w:t>
        </w:r>
      </w:moveTo>
    </w:p>
    <w:moveToRangeEnd w:id="165"/>
    <w:p w:rsidR="00706B87" w:rsidRDefault="00706B87">
      <w:pPr>
        <w:pStyle w:val="BodyText"/>
        <w:spacing w:before="37" w:line="230" w:lineRule="exact"/>
        <w:ind w:left="119" w:firstLine="285"/>
        <w:jc w:val="both"/>
      </w:pPr>
    </w:p>
    <w:p w:rsidR="00706B87" w:rsidDel="00A82C24" w:rsidRDefault="00A82C24">
      <w:pPr>
        <w:pStyle w:val="BodyText"/>
        <w:spacing w:before="140" w:line="230" w:lineRule="exact"/>
        <w:ind w:left="119" w:right="119" w:firstLine="285"/>
        <w:jc w:val="both"/>
        <w:rPr>
          <w:del w:id="168" w:author="kafura" w:date="2017-04-22T15:44:00Z"/>
        </w:rPr>
      </w:pPr>
      <w:r>
        <w:br w:type="column"/>
      </w:r>
      <w:r>
        <w:lastRenderedPageBreak/>
        <w:t xml:space="preserve">BlockPy </w:t>
      </w:r>
      <w:del w:id="169" w:author="kafura" w:date="2017-04-22T15:44:00Z">
        <w:r w:rsidDel="00A82C24">
          <w:delText>is built around</w:delText>
        </w:r>
      </w:del>
      <w:ins w:id="170" w:author="kafura" w:date="2017-04-22T15:44:00Z">
        <w:r>
          <w:t>facilitates</w:t>
        </w:r>
      </w:ins>
      <w:r>
        <w:t xml:space="preserve"> a Data Science context,</w:t>
      </w:r>
      <w:r>
        <w:rPr>
          <w:spacing w:val="-28"/>
        </w:rPr>
        <w:t xml:space="preserve"> </w:t>
      </w:r>
      <w:r>
        <w:t xml:space="preserve">and provides tools for students to rapidly begin working with real-world datasets relevant to their </w:t>
      </w:r>
      <w:proofErr w:type="gramStart"/>
      <w:r>
        <w:t>personal  and</w:t>
      </w:r>
      <w:proofErr w:type="gramEnd"/>
      <w:r>
        <w:t xml:space="preserve"> work interests. Note that </w:t>
      </w:r>
      <w:r>
        <w:rPr>
          <w:spacing w:val="-3"/>
        </w:rPr>
        <w:t xml:space="preserve">BlockPy, </w:t>
      </w:r>
      <w:r>
        <w:t xml:space="preserve">as a </w:t>
      </w:r>
      <w:del w:id="171" w:author="kafura" w:date="2017-04-22T15:44:00Z">
        <w:r w:rsidDel="00A82C24">
          <w:delText xml:space="preserve">learning </w:delText>
        </w:r>
      </w:del>
      <w:ins w:id="172" w:author="kafura" w:date="2017-04-22T15:44:00Z">
        <w:r>
          <w:t xml:space="preserve">programming </w:t>
        </w:r>
      </w:ins>
      <w:r>
        <w:t>environment, does not provide a sense of</w:t>
      </w:r>
      <w:r>
        <w:rPr>
          <w:spacing w:val="34"/>
        </w:rPr>
        <w:t xml:space="preserve"> </w:t>
      </w:r>
      <w:r>
        <w:t>authenticity</w:t>
      </w:r>
    </w:p>
    <w:p w:rsidR="00706B87" w:rsidRDefault="00A82C24" w:rsidP="00A82C24">
      <w:pPr>
        <w:pStyle w:val="BodyText"/>
        <w:spacing w:before="140" w:line="230" w:lineRule="exact"/>
        <w:ind w:left="119" w:right="119" w:firstLine="285"/>
        <w:jc w:val="both"/>
        <w:pPrChange w:id="173" w:author="kafura" w:date="2017-04-22T15:44:00Z">
          <w:pPr>
            <w:pStyle w:val="BodyText"/>
            <w:spacing w:line="230" w:lineRule="exact"/>
            <w:ind w:left="119" w:right="119"/>
            <w:jc w:val="both"/>
          </w:pPr>
        </w:pPrChange>
      </w:pPr>
      <w:r>
        <w:t>–</w:t>
      </w:r>
      <w:r>
        <w:rPr>
          <w:spacing w:val="-6"/>
        </w:rPr>
        <w:t xml:space="preserve"> </w:t>
      </w:r>
      <w:proofErr w:type="gramStart"/>
      <w:r>
        <w:t>instead</w:t>
      </w:r>
      <w:proofErr w:type="gramEnd"/>
      <w:r>
        <w:t>,</w:t>
      </w:r>
      <w:r>
        <w:rPr>
          <w:spacing w:val="-6"/>
        </w:rPr>
        <w:t xml:space="preserve"> </w:t>
      </w:r>
      <w:r>
        <w:t>it</w:t>
      </w:r>
      <w:r>
        <w:rPr>
          <w:spacing w:val="-6"/>
        </w:rPr>
        <w:t xml:space="preserve"> </w:t>
      </w:r>
      <w:r>
        <w:t>facilitates</w:t>
      </w:r>
      <w:r>
        <w:rPr>
          <w:spacing w:val="-6"/>
        </w:rPr>
        <w:t xml:space="preserve"> </w:t>
      </w:r>
      <w:r>
        <w:t>a</w:t>
      </w:r>
      <w:r>
        <w:rPr>
          <w:spacing w:val="-6"/>
        </w:rPr>
        <w:t xml:space="preserve"> </w:t>
      </w:r>
      <w:r>
        <w:t>context</w:t>
      </w:r>
      <w:r>
        <w:rPr>
          <w:spacing w:val="-6"/>
        </w:rPr>
        <w:t xml:space="preserve"> </w:t>
      </w:r>
      <w:r>
        <w:t>that</w:t>
      </w:r>
      <w:r>
        <w:rPr>
          <w:spacing w:val="-6"/>
        </w:rPr>
        <w:t xml:space="preserve"> </w:t>
      </w:r>
      <w:r>
        <w:t>does.</w:t>
      </w:r>
      <w:r>
        <w:rPr>
          <w:spacing w:val="-6"/>
        </w:rPr>
        <w:t xml:space="preserve"> </w:t>
      </w:r>
      <w:r>
        <w:t>The</w:t>
      </w:r>
      <w:r>
        <w:rPr>
          <w:spacing w:val="-6"/>
        </w:rPr>
        <w:t xml:space="preserve"> </w:t>
      </w:r>
      <w:proofErr w:type="spellStart"/>
      <w:r>
        <w:t>comput</w:t>
      </w:r>
      <w:proofErr w:type="spellEnd"/>
      <w:r>
        <w:t xml:space="preserve">- </w:t>
      </w:r>
      <w:proofErr w:type="spellStart"/>
      <w:r>
        <w:t>ing</w:t>
      </w:r>
      <w:proofErr w:type="spellEnd"/>
      <w:r>
        <w:t xml:space="preserve"> curriculum and pedagogical decisions surround- </w:t>
      </w:r>
      <w:proofErr w:type="spellStart"/>
      <w:r>
        <w:t>ing</w:t>
      </w:r>
      <w:proofErr w:type="spellEnd"/>
      <w:r>
        <w:t xml:space="preserve"> BlockPy are heavily influenced by this context. Lessons are built around collection-based iteration,</w:t>
      </w:r>
      <w:r>
        <w:rPr>
          <w:spacing w:val="-14"/>
        </w:rPr>
        <w:t xml:space="preserve"> </w:t>
      </w:r>
      <w:r>
        <w:t xml:space="preserve">for instance, as opposed to conditional iteration, which more naturally connects to working with collections of real-world data. </w:t>
      </w:r>
      <w:r>
        <w:rPr>
          <w:spacing w:val="-4"/>
        </w:rPr>
        <w:t xml:space="preserve">Tools </w:t>
      </w:r>
      <w:r>
        <w:t xml:space="preserve">are also provided by the environment for conveniently visualizing and </w:t>
      </w:r>
      <w:proofErr w:type="spellStart"/>
      <w:r>
        <w:t>manip</w:t>
      </w:r>
      <w:proofErr w:type="spellEnd"/>
      <w:r>
        <w:t xml:space="preserve">- </w:t>
      </w:r>
      <w:proofErr w:type="spellStart"/>
      <w:r>
        <w:t>ulating</w:t>
      </w:r>
      <w:proofErr w:type="spellEnd"/>
      <w:r>
        <w:t xml:space="preserve"> data. BlockPy is designed as an active learning environment, with an emphasis on students interact- </w:t>
      </w:r>
      <w:proofErr w:type="spellStart"/>
      <w:r>
        <w:t>ing</w:t>
      </w:r>
      <w:proofErr w:type="spellEnd"/>
      <w:r>
        <w:t xml:space="preserve"> and receiving feedback. This means that BlockPy is designed to require minimal amounts of instruction and presentation of material. At the same time, a major theme of BlockPy is scaffolding—pedagogical and technological support that enables the learner to accomplish tasks they normally would be unable to achieve. As the learner becomes more capable, the scaffolding fades</w:t>
      </w:r>
      <w:r>
        <w:rPr>
          <w:spacing w:val="9"/>
        </w:rPr>
        <w:t xml:space="preserve"> </w:t>
      </w:r>
      <w:r>
        <w:rPr>
          <w:spacing w:val="-5"/>
        </w:rPr>
        <w:t>away.</w:t>
      </w:r>
    </w:p>
    <w:p w:rsidR="00706B87" w:rsidRDefault="00A82C24">
      <w:pPr>
        <w:pStyle w:val="BodyText"/>
        <w:spacing w:before="5" w:line="230" w:lineRule="exact"/>
        <w:ind w:left="119" w:right="119" w:firstLine="285"/>
        <w:jc w:val="both"/>
      </w:pPr>
      <w:r>
        <w:t>The authors have had prior success in using a</w:t>
      </w:r>
      <w:r>
        <w:rPr>
          <w:spacing w:val="-9"/>
        </w:rPr>
        <w:t xml:space="preserve"> </w:t>
      </w:r>
      <w:r>
        <w:t xml:space="preserve">Data Science context through the CORGIS project, which makes it easier to introduce real-world datasets into an introductory computing curriculum in order to motivate students. This project has been deployed </w:t>
      </w:r>
      <w:proofErr w:type="gramStart"/>
      <w:r>
        <w:t>in  a</w:t>
      </w:r>
      <w:proofErr w:type="gramEnd"/>
      <w:r>
        <w:t xml:space="preserve"> college-level Computational Thinking course, with great</w:t>
      </w:r>
      <w:r>
        <w:rPr>
          <w:spacing w:val="-9"/>
        </w:rPr>
        <w:t xml:space="preserve"> </w:t>
      </w:r>
      <w:r>
        <w:t>effect</w:t>
      </w:r>
      <w:r>
        <w:rPr>
          <w:spacing w:val="-9"/>
        </w:rPr>
        <w:t xml:space="preserve"> </w:t>
      </w:r>
      <w:r>
        <w:t>on</w:t>
      </w:r>
      <w:r>
        <w:rPr>
          <w:spacing w:val="-9"/>
        </w:rPr>
        <w:t xml:space="preserve"> </w:t>
      </w:r>
      <w:r>
        <w:t>student</w:t>
      </w:r>
      <w:r>
        <w:rPr>
          <w:spacing w:val="-9"/>
        </w:rPr>
        <w:t xml:space="preserve"> </w:t>
      </w:r>
      <w:r>
        <w:t>motivation</w:t>
      </w:r>
      <w:r>
        <w:rPr>
          <w:spacing w:val="-9"/>
        </w:rPr>
        <w:t xml:space="preserve"> </w:t>
      </w:r>
      <w:r>
        <w:t>[29],</w:t>
      </w:r>
      <w:r>
        <w:rPr>
          <w:spacing w:val="-9"/>
        </w:rPr>
        <w:t xml:space="preserve"> </w:t>
      </w:r>
      <w:r>
        <w:t>[30].</w:t>
      </w:r>
      <w:r>
        <w:rPr>
          <w:spacing w:val="-9"/>
        </w:rPr>
        <w:t xml:space="preserve"> </w:t>
      </w:r>
      <w:r>
        <w:t>This</w:t>
      </w:r>
      <w:r>
        <w:rPr>
          <w:spacing w:val="-9"/>
        </w:rPr>
        <w:t xml:space="preserve"> </w:t>
      </w:r>
      <w:r>
        <w:t xml:space="preserve">paper does not </w:t>
      </w:r>
      <w:ins w:id="174" w:author="kafura" w:date="2017-04-22T15:49:00Z">
        <w:r w:rsidR="009570BB">
          <w:t xml:space="preserve">further </w:t>
        </w:r>
      </w:ins>
      <w:r>
        <w:t xml:space="preserve">evaluate the data science context, </w:t>
      </w:r>
      <w:ins w:id="175" w:author="kafura" w:date="2017-04-22T15:49:00Z">
        <w:r w:rsidR="009570BB">
          <w:t xml:space="preserve">but focuses </w:t>
        </w:r>
      </w:ins>
      <w:r>
        <w:t xml:space="preserve">instead </w:t>
      </w:r>
      <w:del w:id="176" w:author="kafura" w:date="2017-04-22T15:49:00Z">
        <w:r w:rsidDel="009570BB">
          <w:delText xml:space="preserve">focusing </w:delText>
        </w:r>
      </w:del>
      <w:r>
        <w:t>on the scaffolds developed for the environ</w:t>
      </w:r>
      <w:del w:id="177" w:author="kafura" w:date="2017-04-22T15:49:00Z">
        <w:r w:rsidDel="009570BB">
          <w:delText xml:space="preserve">- </w:delText>
        </w:r>
      </w:del>
      <w:r>
        <w:t>ment.</w:t>
      </w:r>
      <w:del w:id="178" w:author="kafura" w:date="2017-04-22T15:49:00Z">
        <w:r w:rsidDel="009570BB">
          <w:delText xml:space="preserve"> However, as previously stated, many other re- search initiatives have also promoted Data Science in introductory computing. </w:delText>
        </w:r>
      </w:del>
      <w:moveFromRangeStart w:id="179" w:author="kafura" w:date="2017-04-22T15:47:00Z" w:name="move480639360"/>
      <w:moveFrom w:id="180" w:author="kafura" w:date="2017-04-22T15:47:00Z">
        <w:r w:rsidDel="009570BB">
          <w:t>Anderson et al. suggested a curriculum built around real-world projects and data sources [31]. Goldweber et al. [7] developed an entire framework for evaluating and designing projects with this theme. The BRIDGES project [32] has a similar goal to the CORGIS project, but is targeted at upper- level Data Structures and Algorithms courses,  and has a stronger emphasis on data visualization and exploration.</w:t>
        </w:r>
      </w:moveFrom>
      <w:moveFromRangeEnd w:id="179"/>
    </w:p>
    <w:p w:rsidR="00706B87" w:rsidRDefault="00706B87">
      <w:pPr>
        <w:pStyle w:val="BodyText"/>
        <w:spacing w:before="7"/>
        <w:rPr>
          <w:sz w:val="30"/>
        </w:rPr>
      </w:pPr>
    </w:p>
    <w:p w:rsidR="00706B87" w:rsidRDefault="00A82C24">
      <w:pPr>
        <w:pStyle w:val="ListParagraph"/>
        <w:numPr>
          <w:ilvl w:val="0"/>
          <w:numId w:val="2"/>
        </w:numPr>
        <w:tabs>
          <w:tab w:val="left" w:pos="474"/>
        </w:tabs>
        <w:spacing w:line="240" w:lineRule="auto"/>
        <w:ind w:left="473" w:hanging="348"/>
        <w:jc w:val="both"/>
        <w:rPr>
          <w:rFonts w:ascii="Arial" w:hAnsi="Arial"/>
          <w:b/>
        </w:rPr>
      </w:pPr>
      <w:r>
        <w:rPr>
          <w:rFonts w:ascii="Arial" w:hAnsi="Arial"/>
          <w:b/>
          <w:i/>
        </w:rPr>
        <w:t xml:space="preserve">BlockPy </w:t>
      </w:r>
      <w:r>
        <w:rPr>
          <w:rFonts w:ascii="Arial" w:hAnsi="Arial"/>
          <w:b/>
          <w:spacing w:val="5"/>
        </w:rPr>
        <w:t>’</w:t>
      </w:r>
      <w:r>
        <w:rPr>
          <w:rFonts w:ascii="Arial" w:hAnsi="Arial"/>
          <w:b/>
          <w:spacing w:val="5"/>
          <w:sz w:val="17"/>
        </w:rPr>
        <w:t xml:space="preserve">S  </w:t>
      </w:r>
      <w:r>
        <w:rPr>
          <w:rFonts w:ascii="Arial" w:hAnsi="Arial"/>
          <w:b/>
          <w:spacing w:val="8"/>
        </w:rPr>
        <w:t>M</w:t>
      </w:r>
      <w:r>
        <w:rPr>
          <w:rFonts w:ascii="Arial" w:hAnsi="Arial"/>
          <w:b/>
          <w:spacing w:val="8"/>
          <w:sz w:val="17"/>
        </w:rPr>
        <w:t>AJOR</w:t>
      </w:r>
      <w:r>
        <w:rPr>
          <w:rFonts w:ascii="Arial" w:hAnsi="Arial"/>
          <w:b/>
          <w:spacing w:val="9"/>
          <w:sz w:val="17"/>
        </w:rPr>
        <w:t xml:space="preserve"> </w:t>
      </w:r>
      <w:r>
        <w:rPr>
          <w:rFonts w:ascii="Arial" w:hAnsi="Arial"/>
          <w:b/>
          <w:spacing w:val="6"/>
        </w:rPr>
        <w:t>F</w:t>
      </w:r>
      <w:r>
        <w:rPr>
          <w:rFonts w:ascii="Arial" w:hAnsi="Arial"/>
          <w:b/>
          <w:spacing w:val="6"/>
          <w:sz w:val="17"/>
        </w:rPr>
        <w:t>EATURES</w:t>
      </w:r>
    </w:p>
    <w:p w:rsidR="00706B87" w:rsidRDefault="00A82C24">
      <w:pPr>
        <w:pStyle w:val="BodyText"/>
        <w:spacing w:before="89" w:line="230" w:lineRule="exact"/>
        <w:ind w:left="120" w:right="119"/>
        <w:jc w:val="both"/>
      </w:pPr>
      <w:r>
        <w:t xml:space="preserve">In this section, we briefly describe the major features of </w:t>
      </w:r>
      <w:r>
        <w:rPr>
          <w:spacing w:val="-3"/>
        </w:rPr>
        <w:t xml:space="preserve">BlockPy.  </w:t>
      </w:r>
      <w:r>
        <w:t xml:space="preserve">An overview of the web-based interface   is shown in Figure 1. At a high level, the left side of the interface is the </w:t>
      </w:r>
      <w:r>
        <w:rPr>
          <w:spacing w:val="-3"/>
        </w:rPr>
        <w:t xml:space="preserve">editor, </w:t>
      </w:r>
      <w:r>
        <w:t>and the right side is where code execution is visualized. The goal of BlockPy is to make itself unnecessary, and graduate the learner into a professional programming environment.</w:t>
      </w:r>
      <w:r>
        <w:rPr>
          <w:spacing w:val="-16"/>
        </w:rPr>
        <w:t xml:space="preserve"> </w:t>
      </w:r>
      <w:r>
        <w:t xml:space="preserve">Scaffolding eases this transition and, where possible, </w:t>
      </w:r>
      <w:proofErr w:type="gramStart"/>
      <w:r>
        <w:t>the environ</w:t>
      </w:r>
      <w:proofErr w:type="gramEnd"/>
      <w:r>
        <w:t xml:space="preserve">- </w:t>
      </w:r>
      <w:proofErr w:type="spellStart"/>
      <w:r>
        <w:t>ment</w:t>
      </w:r>
      <w:proofErr w:type="spellEnd"/>
      <w:r>
        <w:t xml:space="preserve"> attempts to maintain an authentic programming experience.  </w:t>
      </w:r>
      <w:proofErr w:type="gramStart"/>
      <w:r>
        <w:t>Figure  1</w:t>
      </w:r>
      <w:proofErr w:type="gramEnd"/>
      <w:r>
        <w:t xml:space="preserve">  shows  the  version  of </w:t>
      </w:r>
      <w:r>
        <w:rPr>
          <w:spacing w:val="24"/>
        </w:rPr>
        <w:t xml:space="preserve"> </w:t>
      </w:r>
      <w:r>
        <w:t>BlockPy</w:t>
      </w:r>
    </w:p>
    <w:p w:rsidR="00706B87" w:rsidRDefault="00706B87">
      <w:pPr>
        <w:spacing w:line="230" w:lineRule="exact"/>
        <w:jc w:val="both"/>
        <w:sectPr w:rsidR="00706B87">
          <w:pgSz w:w="12240" w:h="15840"/>
          <w:pgMar w:top="1340" w:right="1320" w:bottom="280" w:left="1320" w:header="1146" w:footer="0" w:gutter="0"/>
          <w:cols w:num="2" w:space="720" w:equalWidth="0">
            <w:col w:w="4681" w:space="119"/>
            <w:col w:w="4800"/>
          </w:cols>
        </w:sectPr>
      </w:pPr>
    </w:p>
    <w:p w:rsidR="00706B87" w:rsidRDefault="00706B87">
      <w:pPr>
        <w:pStyle w:val="BodyText"/>
        <w:spacing w:before="1"/>
        <w:rPr>
          <w:sz w:val="13"/>
        </w:rPr>
      </w:pPr>
    </w:p>
    <w:p w:rsidR="00706B87" w:rsidRDefault="00A82C24">
      <w:pPr>
        <w:pStyle w:val="BodyText"/>
        <w:ind w:left="120"/>
        <w:rPr>
          <w:sz w:val="20"/>
        </w:rPr>
      </w:pPr>
      <w:r>
        <w:rPr>
          <w:noProof/>
          <w:sz w:val="20"/>
        </w:rPr>
        <w:drawing>
          <wp:inline distT="0" distB="0" distL="0" distR="0">
            <wp:extent cx="5901880" cy="27953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901880" cy="2795397"/>
                    </a:xfrm>
                    <a:prstGeom prst="rect">
                      <a:avLst/>
                    </a:prstGeom>
                  </pic:spPr>
                </pic:pic>
              </a:graphicData>
            </a:graphic>
          </wp:inline>
        </w:drawing>
      </w:r>
    </w:p>
    <w:p w:rsidR="00706B87" w:rsidRDefault="00A82C24">
      <w:pPr>
        <w:spacing w:before="156"/>
        <w:ind w:left="120"/>
        <w:rPr>
          <w:rFonts w:ascii="Arial"/>
          <w:sz w:val="16"/>
        </w:rPr>
      </w:pPr>
      <w:r>
        <w:rPr>
          <w:rFonts w:ascii="Arial"/>
          <w:sz w:val="16"/>
        </w:rPr>
        <w:t>Fig. 1. A Screenshot of BlockPy in Action</w:t>
      </w:r>
    </w:p>
    <w:p w:rsidR="00706B87" w:rsidRDefault="00706B87">
      <w:pPr>
        <w:pStyle w:val="BodyText"/>
        <w:spacing w:before="7"/>
        <w:rPr>
          <w:rFonts w:ascii="Arial"/>
          <w:sz w:val="16"/>
        </w:rPr>
      </w:pPr>
    </w:p>
    <w:p w:rsidR="00706B87" w:rsidRDefault="00706B87">
      <w:pPr>
        <w:rPr>
          <w:rFonts w:ascii="Arial"/>
          <w:sz w:val="16"/>
        </w:rPr>
        <w:sectPr w:rsidR="00706B87">
          <w:pgSz w:w="12240" w:h="15840"/>
          <w:pgMar w:top="1340" w:right="1320" w:bottom="280" w:left="1320" w:header="1146" w:footer="0" w:gutter="0"/>
          <w:cols w:space="720"/>
        </w:sectPr>
      </w:pPr>
    </w:p>
    <w:p w:rsidR="00706B87" w:rsidRDefault="00A82C24">
      <w:pPr>
        <w:pStyle w:val="BodyText"/>
        <w:spacing w:before="95" w:line="230" w:lineRule="exact"/>
        <w:ind w:left="120"/>
      </w:pPr>
      <w:proofErr w:type="gramStart"/>
      <w:r>
        <w:t>used</w:t>
      </w:r>
      <w:proofErr w:type="gramEnd"/>
      <w:r>
        <w:t xml:space="preserve"> in the associated study, while recent versions changes some of the layout.</w:t>
      </w:r>
    </w:p>
    <w:p w:rsidR="00706B87" w:rsidRDefault="00A82C24">
      <w:pPr>
        <w:pStyle w:val="BodyText"/>
        <w:spacing w:before="97" w:line="230" w:lineRule="exact"/>
        <w:ind w:left="119" w:firstLine="285"/>
        <w:jc w:val="both"/>
      </w:pPr>
      <w:r>
        <w:rPr>
          <w:b/>
        </w:rPr>
        <w:t xml:space="preserve">Dual </w:t>
      </w:r>
      <w:r>
        <w:rPr>
          <w:b/>
          <w:spacing w:val="-3"/>
        </w:rPr>
        <w:t xml:space="preserve">Block/Text </w:t>
      </w:r>
      <w:r>
        <w:rPr>
          <w:b/>
        </w:rPr>
        <w:t xml:space="preserve">Modes </w:t>
      </w:r>
      <w:r>
        <w:t xml:space="preserve">One of the most visible features of BlockPy is its dual text/block interface.   At </w:t>
      </w:r>
      <w:proofErr w:type="gramStart"/>
      <w:r>
        <w:t>any  time</w:t>
      </w:r>
      <w:proofErr w:type="gramEnd"/>
      <w:r>
        <w:t xml:space="preserve">,  users  can  switch  between  a  block  or a text representation of their code, as shown in Fig- </w:t>
      </w:r>
      <w:proofErr w:type="spellStart"/>
      <w:r>
        <w:t>ure</w:t>
      </w:r>
      <w:proofErr w:type="spellEnd"/>
      <w:r>
        <w:t xml:space="preserve"> 2. The block interface uses the Google Blockly library [33], while the text interface uses the </w:t>
      </w:r>
      <w:proofErr w:type="spellStart"/>
      <w:r>
        <w:t>CodeMir</w:t>
      </w:r>
      <w:proofErr w:type="spellEnd"/>
      <w:r>
        <w:t xml:space="preserve">- </w:t>
      </w:r>
      <w:proofErr w:type="spellStart"/>
      <w:r>
        <w:t>ror</w:t>
      </w:r>
      <w:proofErr w:type="spellEnd"/>
      <w:r>
        <w:t xml:space="preserve"> library [34]. The Blockly library has been extended with a number of new blocks and features to connect more gracefully with the Skulpt execution engine. In particular, Skulpt parse trees can be converted into Blockly parse</w:t>
      </w:r>
      <w:r>
        <w:rPr>
          <w:spacing w:val="6"/>
        </w:rPr>
        <w:t xml:space="preserve"> </w:t>
      </w:r>
      <w:r>
        <w:t>trees.</w:t>
      </w:r>
    </w:p>
    <w:p w:rsidR="00706B87" w:rsidRDefault="00A82C24">
      <w:pPr>
        <w:pStyle w:val="BodyText"/>
        <w:spacing w:before="97" w:line="230" w:lineRule="exact"/>
        <w:ind w:left="119" w:firstLine="285"/>
        <w:jc w:val="both"/>
      </w:pPr>
      <w:r>
        <w:rPr>
          <w:b/>
        </w:rPr>
        <w:t xml:space="preserve">Guided Feedback </w:t>
      </w:r>
      <w:r>
        <w:t xml:space="preserve">Although the block interface </w:t>
      </w:r>
      <w:proofErr w:type="gramStart"/>
      <w:r>
        <w:t>is  a</w:t>
      </w:r>
      <w:proofErr w:type="gramEnd"/>
      <w:r>
        <w:t xml:space="preserve"> useful mechanism for introductory programmers to avoid syntax errors, the most valuable pedagogical component of BlockPy is its Guided Feedback system. Through a custom interface, instructors can define a function that takes the student’s code, a trace of its execution, and any output; the function can then re- turn either HTML feedback or an indication that they have successfully completed the problem. BlockPy is therefore able to give guidance that is closely tuned to the problem. BlockPy’s regular error messages have been extended with additional information for be- ginners. Guided feedback is particularly aligned with BlockPy’s emphasis on active learning, since feedback is one of the most crucial elements of</w:t>
      </w:r>
      <w:r>
        <w:rPr>
          <w:spacing w:val="38"/>
        </w:rPr>
        <w:t xml:space="preserve"> </w:t>
      </w:r>
      <w:r>
        <w:t>learning.</w:t>
      </w:r>
    </w:p>
    <w:p w:rsidR="00706B87" w:rsidRDefault="00A82C24">
      <w:pPr>
        <w:pStyle w:val="BodyText"/>
        <w:spacing w:before="97" w:line="230" w:lineRule="exact"/>
        <w:ind w:left="119" w:firstLine="285"/>
        <w:jc w:val="both"/>
      </w:pPr>
      <w:r>
        <w:rPr>
          <w:b/>
        </w:rPr>
        <w:t xml:space="preserve">Python Execution Environment </w:t>
      </w:r>
      <w:r>
        <w:t xml:space="preserve">BlockPy uses the Skulpt engine to execute Python code entirely within the users’ </w:t>
      </w:r>
      <w:r>
        <w:rPr>
          <w:spacing w:val="-3"/>
        </w:rPr>
        <w:t xml:space="preserve">browser. </w:t>
      </w:r>
      <w:proofErr w:type="gramStart"/>
      <w:r>
        <w:t>Skulpt  works</w:t>
      </w:r>
      <w:proofErr w:type="gramEnd"/>
      <w:r>
        <w:t xml:space="preserve">  as  a  “</w:t>
      </w:r>
      <w:proofErr w:type="spellStart"/>
      <w:r>
        <w:t>transpiler</w:t>
      </w:r>
      <w:proofErr w:type="spellEnd"/>
      <w:r>
        <w:t xml:space="preserve">”, or source-to-source compiler. It parses a string </w:t>
      </w:r>
      <w:proofErr w:type="gramStart"/>
      <w:r>
        <w:t>of  valid</w:t>
      </w:r>
      <w:proofErr w:type="gramEnd"/>
      <w:r>
        <w:t xml:space="preserve">  Python  source  code  into  an  Abstract  </w:t>
      </w:r>
      <w:r>
        <w:rPr>
          <w:spacing w:val="43"/>
        </w:rPr>
        <w:t xml:space="preserve"> </w:t>
      </w:r>
      <w:r>
        <w:t>Syntax</w:t>
      </w:r>
    </w:p>
    <w:p w:rsidR="00706B87" w:rsidRDefault="00A82C24">
      <w:pPr>
        <w:pStyle w:val="BodyText"/>
        <w:spacing w:before="95" w:line="230" w:lineRule="exact"/>
        <w:ind w:left="120" w:right="119"/>
        <w:jc w:val="both"/>
      </w:pPr>
      <w:r>
        <w:br w:type="column"/>
      </w:r>
      <w:r>
        <w:rPr>
          <w:spacing w:val="-6"/>
        </w:rPr>
        <w:t xml:space="preserve">Tree </w:t>
      </w:r>
      <w:r>
        <w:t xml:space="preserve">represented as a JSON-encoded object. A symbol table is constructed, and then a JavaScript execution engine interprets the </w:t>
      </w:r>
      <w:r>
        <w:rPr>
          <w:spacing w:val="-4"/>
        </w:rPr>
        <w:t xml:space="preserve">AST. </w:t>
      </w:r>
      <w:r>
        <w:t xml:space="preserve">No bytecode is created, and the JavaScript is executed within the client’s </w:t>
      </w:r>
      <w:r>
        <w:rPr>
          <w:spacing w:val="-3"/>
        </w:rPr>
        <w:t xml:space="preserve">browser. </w:t>
      </w:r>
      <w:r>
        <w:t xml:space="preserve">Skulpt uses suspensions so that code execution is a non-blocking </w:t>
      </w:r>
      <w:r>
        <w:rPr>
          <w:spacing w:val="-3"/>
        </w:rPr>
        <w:t>activity.</w:t>
      </w:r>
    </w:p>
    <w:p w:rsidR="00706B87" w:rsidRDefault="00A82C24">
      <w:pPr>
        <w:pStyle w:val="BodyText"/>
        <w:spacing w:before="7" w:line="230" w:lineRule="exact"/>
        <w:ind w:left="120" w:right="119" w:firstLine="285"/>
        <w:jc w:val="both"/>
      </w:pPr>
      <w:r>
        <w:t>The</w:t>
      </w:r>
      <w:r>
        <w:rPr>
          <w:spacing w:val="-5"/>
        </w:rPr>
        <w:t xml:space="preserve"> </w:t>
      </w:r>
      <w:r>
        <w:t>biggest</w:t>
      </w:r>
      <w:r>
        <w:rPr>
          <w:spacing w:val="-5"/>
        </w:rPr>
        <w:t xml:space="preserve"> </w:t>
      </w:r>
      <w:r>
        <w:t>advantage</w:t>
      </w:r>
      <w:r>
        <w:rPr>
          <w:spacing w:val="-5"/>
        </w:rPr>
        <w:t xml:space="preserve"> </w:t>
      </w:r>
      <w:r>
        <w:t>of</w:t>
      </w:r>
      <w:r>
        <w:rPr>
          <w:spacing w:val="-5"/>
        </w:rPr>
        <w:t xml:space="preserve"> </w:t>
      </w:r>
      <w:r>
        <w:t>this</w:t>
      </w:r>
      <w:r>
        <w:rPr>
          <w:spacing w:val="-5"/>
        </w:rPr>
        <w:t xml:space="preserve"> </w:t>
      </w:r>
      <w:r>
        <w:t>approach</w:t>
      </w:r>
      <w:r>
        <w:rPr>
          <w:spacing w:val="-5"/>
        </w:rPr>
        <w:t xml:space="preserve"> </w:t>
      </w:r>
      <w:r>
        <w:t>is</w:t>
      </w:r>
      <w:r>
        <w:rPr>
          <w:spacing w:val="-5"/>
        </w:rPr>
        <w:t xml:space="preserve"> </w:t>
      </w:r>
      <w:r>
        <w:t>that</w:t>
      </w:r>
      <w:r>
        <w:rPr>
          <w:spacing w:val="-5"/>
        </w:rPr>
        <w:t xml:space="preserve"> </w:t>
      </w:r>
      <w:r>
        <w:t xml:space="preserve">code can be executed much </w:t>
      </w:r>
      <w:r>
        <w:rPr>
          <w:spacing w:val="-3"/>
        </w:rPr>
        <w:t xml:space="preserve">faster, </w:t>
      </w:r>
      <w:r>
        <w:t xml:space="preserve">with no round trip to a </w:t>
      </w:r>
      <w:r>
        <w:rPr>
          <w:spacing w:val="-3"/>
        </w:rPr>
        <w:t xml:space="preserve">server. </w:t>
      </w:r>
      <w:r>
        <w:t>Students can continue to work even without</w:t>
      </w:r>
      <w:r>
        <w:rPr>
          <w:spacing w:val="-9"/>
        </w:rPr>
        <w:t xml:space="preserve"> </w:t>
      </w:r>
      <w:r>
        <w:t>an internet connection. Complicated sandboxes are not necessary for running the student’s code, since they are</w:t>
      </w:r>
      <w:r>
        <w:rPr>
          <w:spacing w:val="-8"/>
        </w:rPr>
        <w:t xml:space="preserve"> </w:t>
      </w:r>
      <w:r>
        <w:t>limited</w:t>
      </w:r>
      <w:r>
        <w:rPr>
          <w:spacing w:val="-8"/>
        </w:rPr>
        <w:t xml:space="preserve"> </w:t>
      </w:r>
      <w:r>
        <w:t>to</w:t>
      </w:r>
      <w:r>
        <w:rPr>
          <w:spacing w:val="-8"/>
        </w:rPr>
        <w:t xml:space="preserve"> </w:t>
      </w:r>
      <w:r>
        <w:t>the</w:t>
      </w:r>
      <w:r>
        <w:rPr>
          <w:spacing w:val="-8"/>
        </w:rPr>
        <w:t xml:space="preserve"> </w:t>
      </w:r>
      <w:r>
        <w:t>API</w:t>
      </w:r>
      <w:r>
        <w:rPr>
          <w:spacing w:val="-8"/>
        </w:rPr>
        <w:t xml:space="preserve"> </w:t>
      </w:r>
      <w:r>
        <w:t>exposed</w:t>
      </w:r>
      <w:r>
        <w:rPr>
          <w:spacing w:val="-8"/>
        </w:rPr>
        <w:t xml:space="preserve"> </w:t>
      </w:r>
      <w:r>
        <w:t>by</w:t>
      </w:r>
      <w:r>
        <w:rPr>
          <w:spacing w:val="-8"/>
        </w:rPr>
        <w:t xml:space="preserve"> </w:t>
      </w:r>
      <w:r>
        <w:t>their</w:t>
      </w:r>
      <w:r>
        <w:rPr>
          <w:spacing w:val="-8"/>
        </w:rPr>
        <w:t xml:space="preserve"> </w:t>
      </w:r>
      <w:r>
        <w:rPr>
          <w:spacing w:val="-3"/>
        </w:rPr>
        <w:t>browser.</w:t>
      </w:r>
      <w:r>
        <w:rPr>
          <w:spacing w:val="-8"/>
        </w:rPr>
        <w:t xml:space="preserve"> </w:t>
      </w:r>
      <w:r>
        <w:t>In</w:t>
      </w:r>
      <w:r>
        <w:rPr>
          <w:spacing w:val="-8"/>
        </w:rPr>
        <w:t xml:space="preserve"> </w:t>
      </w:r>
      <w:r>
        <w:t>fact, Skulpt even protects the client’s environment, since the Window namespace is unexposed (except through explicit APIs, discussed in a later</w:t>
      </w:r>
      <w:r>
        <w:rPr>
          <w:spacing w:val="30"/>
        </w:rPr>
        <w:t xml:space="preserve"> </w:t>
      </w:r>
      <w:r>
        <w:t>section).</w:t>
      </w:r>
    </w:p>
    <w:p w:rsidR="00706B87" w:rsidRDefault="00A82C24">
      <w:pPr>
        <w:pStyle w:val="BodyText"/>
        <w:spacing w:before="142" w:line="230" w:lineRule="exact"/>
        <w:ind w:left="120" w:right="119" w:firstLine="285"/>
        <w:jc w:val="both"/>
      </w:pPr>
      <w:r>
        <w:rPr>
          <w:b/>
        </w:rPr>
        <w:t>Natural</w:t>
      </w:r>
      <w:r>
        <w:rPr>
          <w:b/>
          <w:spacing w:val="-8"/>
        </w:rPr>
        <w:t xml:space="preserve"> </w:t>
      </w:r>
      <w:r>
        <w:rPr>
          <w:b/>
        </w:rPr>
        <w:t>Language</w:t>
      </w:r>
      <w:r>
        <w:rPr>
          <w:b/>
          <w:spacing w:val="-8"/>
        </w:rPr>
        <w:t xml:space="preserve"> </w:t>
      </w:r>
      <w:r>
        <w:rPr>
          <w:b/>
        </w:rPr>
        <w:t>Code</w:t>
      </w:r>
      <w:r>
        <w:rPr>
          <w:b/>
          <w:spacing w:val="-8"/>
        </w:rPr>
        <w:t xml:space="preserve"> </w:t>
      </w:r>
      <w:r>
        <w:rPr>
          <w:b/>
        </w:rPr>
        <w:t>Description</w:t>
      </w:r>
      <w:r>
        <w:rPr>
          <w:b/>
          <w:spacing w:val="-8"/>
        </w:rPr>
        <w:t xml:space="preserve"> </w:t>
      </w:r>
      <w:r>
        <w:t>Another</w:t>
      </w:r>
      <w:r>
        <w:rPr>
          <w:spacing w:val="-8"/>
        </w:rPr>
        <w:t xml:space="preserve"> </w:t>
      </w:r>
      <w:proofErr w:type="spellStart"/>
      <w:r>
        <w:t>scaf</w:t>
      </w:r>
      <w:proofErr w:type="spellEnd"/>
      <w:r>
        <w:t>- fold</w:t>
      </w:r>
      <w:r>
        <w:rPr>
          <w:spacing w:val="-6"/>
        </w:rPr>
        <w:t xml:space="preserve"> </w:t>
      </w:r>
      <w:r>
        <w:t>of</w:t>
      </w:r>
      <w:r>
        <w:rPr>
          <w:spacing w:val="-6"/>
        </w:rPr>
        <w:t xml:space="preserve"> </w:t>
      </w:r>
      <w:r>
        <w:t>BlockPy</w:t>
      </w:r>
      <w:r>
        <w:rPr>
          <w:spacing w:val="-6"/>
        </w:rPr>
        <w:t xml:space="preserve"> </w:t>
      </w:r>
      <w:r>
        <w:t>is</w:t>
      </w:r>
      <w:r>
        <w:rPr>
          <w:spacing w:val="-6"/>
        </w:rPr>
        <w:t xml:space="preserve"> </w:t>
      </w:r>
      <w:r>
        <w:t>a</w:t>
      </w:r>
      <w:r>
        <w:rPr>
          <w:spacing w:val="-6"/>
        </w:rPr>
        <w:t xml:space="preserve"> </w:t>
      </w:r>
      <w:r>
        <w:t>natural</w:t>
      </w:r>
      <w:r>
        <w:rPr>
          <w:spacing w:val="-6"/>
        </w:rPr>
        <w:t xml:space="preserve"> </w:t>
      </w:r>
      <w:r>
        <w:t>language</w:t>
      </w:r>
      <w:r>
        <w:rPr>
          <w:spacing w:val="-6"/>
        </w:rPr>
        <w:t xml:space="preserve"> </w:t>
      </w:r>
      <w:r>
        <w:t>program</w:t>
      </w:r>
      <w:r>
        <w:rPr>
          <w:spacing w:val="-6"/>
        </w:rPr>
        <w:t xml:space="preserve"> </w:t>
      </w:r>
      <w:proofErr w:type="spellStart"/>
      <w:r>
        <w:t>descrip</w:t>
      </w:r>
      <w:proofErr w:type="spellEnd"/>
      <w:r>
        <w:t xml:space="preserve">- </w:t>
      </w:r>
      <w:proofErr w:type="spellStart"/>
      <w:r>
        <w:t>tion</w:t>
      </w:r>
      <w:proofErr w:type="spellEnd"/>
      <w:r>
        <w:t xml:space="preserve"> generator. Conventionally, written code is parsed into an Abstract Syntax </w:t>
      </w:r>
      <w:r>
        <w:rPr>
          <w:spacing w:val="-5"/>
        </w:rPr>
        <w:t xml:space="preserve">Tree. </w:t>
      </w:r>
      <w:r>
        <w:t xml:space="preserve">In </w:t>
      </w:r>
      <w:r>
        <w:rPr>
          <w:spacing w:val="-3"/>
        </w:rPr>
        <w:t xml:space="preserve">BlockPy, </w:t>
      </w:r>
      <w:r>
        <w:t xml:space="preserve">the transition occurs in the other direction—an AST is used to gen- </w:t>
      </w:r>
      <w:proofErr w:type="spellStart"/>
      <w:r>
        <w:t>erate</w:t>
      </w:r>
      <w:proofErr w:type="spellEnd"/>
      <w:r>
        <w:t xml:space="preserve"> a string of conventional English text. It can be seen as a third phase to the existing dual text/block mode, although it does not support editing, being a one-way transition. The goal of this code explanation is for students to better understand the meaning of their code. Obtuse language features can be translated into more meaningful</w:t>
      </w:r>
      <w:r>
        <w:rPr>
          <w:spacing w:val="11"/>
        </w:rPr>
        <w:t xml:space="preserve"> </w:t>
      </w:r>
      <w:r>
        <w:t>statements.</w:t>
      </w:r>
    </w:p>
    <w:p w:rsidR="00706B87" w:rsidRDefault="00A82C24">
      <w:pPr>
        <w:pStyle w:val="BodyText"/>
        <w:spacing w:before="142" w:line="230" w:lineRule="exact"/>
        <w:ind w:left="120" w:right="117" w:firstLine="285"/>
        <w:jc w:val="both"/>
      </w:pPr>
      <w:r>
        <w:rPr>
          <w:b/>
        </w:rPr>
        <w:t xml:space="preserve">Property Explorer </w:t>
      </w:r>
      <w:r>
        <w:t xml:space="preserve">After a program is run, BlockPy supports traversal of the executions’ trace. </w:t>
      </w:r>
      <w:r>
        <w:rPr>
          <w:spacing w:val="-9"/>
        </w:rPr>
        <w:t xml:space="preserve">We </w:t>
      </w:r>
      <w:r>
        <w:t xml:space="preserve">have found through classroom observations that </w:t>
      </w:r>
      <w:proofErr w:type="spellStart"/>
      <w:r>
        <w:t>introduc</w:t>
      </w:r>
      <w:proofErr w:type="spellEnd"/>
      <w:r>
        <w:t xml:space="preserve">- tory students often </w:t>
      </w:r>
      <w:proofErr w:type="gramStart"/>
      <w:r>
        <w:t>struggle  to</w:t>
      </w:r>
      <w:proofErr w:type="gramEnd"/>
      <w:r>
        <w:t xml:space="preserve">  trace  the  execution  of their programs on their own. Using the property </w:t>
      </w:r>
      <w:r>
        <w:rPr>
          <w:spacing w:val="-3"/>
        </w:rPr>
        <w:t>explorer</w:t>
      </w:r>
      <w:proofErr w:type="gramStart"/>
      <w:r>
        <w:rPr>
          <w:spacing w:val="-3"/>
        </w:rPr>
        <w:t xml:space="preserve">,  </w:t>
      </w:r>
      <w:r>
        <w:t>not</w:t>
      </w:r>
      <w:proofErr w:type="gramEnd"/>
      <w:r>
        <w:t xml:space="preserve">  only  can  students  observe  the</w:t>
      </w:r>
      <w:r>
        <w:rPr>
          <w:spacing w:val="-7"/>
        </w:rPr>
        <w:t xml:space="preserve"> </w:t>
      </w:r>
      <w:r>
        <w:t>appear-</w:t>
      </w:r>
    </w:p>
    <w:p w:rsidR="00706B87" w:rsidRDefault="00706B87">
      <w:pPr>
        <w:spacing w:line="230" w:lineRule="exact"/>
        <w:jc w:val="both"/>
        <w:sectPr w:rsidR="00706B87">
          <w:type w:val="continuous"/>
          <w:pgSz w:w="12240" w:h="15840"/>
          <w:pgMar w:top="1340" w:right="1320" w:bottom="280" w:left="1320" w:header="720" w:footer="720" w:gutter="0"/>
          <w:cols w:num="2" w:space="720" w:equalWidth="0">
            <w:col w:w="4681" w:space="119"/>
            <w:col w:w="4800"/>
          </w:cols>
        </w:sectPr>
      </w:pPr>
    </w:p>
    <w:p w:rsidR="00706B87" w:rsidRDefault="00706B87">
      <w:pPr>
        <w:pStyle w:val="BodyText"/>
        <w:spacing w:before="1"/>
        <w:rPr>
          <w:sz w:val="13"/>
        </w:rPr>
      </w:pPr>
    </w:p>
    <w:p w:rsidR="00706B87" w:rsidRDefault="00A82C24">
      <w:pPr>
        <w:pStyle w:val="BodyText"/>
        <w:ind w:left="100"/>
        <w:rPr>
          <w:sz w:val="20"/>
        </w:rPr>
      </w:pPr>
      <w:r>
        <w:rPr>
          <w:noProof/>
          <w:sz w:val="20"/>
        </w:rPr>
        <w:drawing>
          <wp:inline distT="0" distB="0" distL="0" distR="0">
            <wp:extent cx="5900737" cy="80676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900737" cy="806767"/>
                    </a:xfrm>
                    <a:prstGeom prst="rect">
                      <a:avLst/>
                    </a:prstGeom>
                  </pic:spPr>
                </pic:pic>
              </a:graphicData>
            </a:graphic>
          </wp:inline>
        </w:drawing>
      </w:r>
    </w:p>
    <w:p w:rsidR="00706B87" w:rsidRDefault="00A82C24">
      <w:pPr>
        <w:spacing w:before="15"/>
        <w:ind w:left="100"/>
        <w:rPr>
          <w:rFonts w:ascii="Arial"/>
          <w:sz w:val="16"/>
        </w:rPr>
      </w:pPr>
      <w:r>
        <w:rPr>
          <w:rFonts w:ascii="Arial"/>
          <w:sz w:val="16"/>
        </w:rPr>
        <w:t>Fig. 2. Mutual Language Translation between Block and Text interfaces</w:t>
      </w:r>
    </w:p>
    <w:p w:rsidR="00706B87" w:rsidRDefault="00706B87">
      <w:pPr>
        <w:pStyle w:val="BodyText"/>
        <w:spacing w:before="7"/>
        <w:rPr>
          <w:rFonts w:ascii="Arial"/>
          <w:sz w:val="16"/>
        </w:rPr>
      </w:pPr>
    </w:p>
    <w:p w:rsidR="00706B87" w:rsidRDefault="00706B87">
      <w:pPr>
        <w:rPr>
          <w:rFonts w:ascii="Arial"/>
          <w:sz w:val="16"/>
        </w:rPr>
        <w:sectPr w:rsidR="00706B87">
          <w:pgSz w:w="12240" w:h="15840"/>
          <w:pgMar w:top="1340" w:right="1320" w:bottom="280" w:left="1340" w:header="1146" w:footer="0" w:gutter="0"/>
          <w:cols w:space="720"/>
        </w:sectPr>
      </w:pPr>
    </w:p>
    <w:p w:rsidR="00706B87" w:rsidRDefault="00706B87">
      <w:pPr>
        <w:pStyle w:val="BodyText"/>
        <w:spacing w:before="2" w:after="1"/>
        <w:rPr>
          <w:rFonts w:ascii="Arial"/>
          <w:sz w:val="10"/>
        </w:rPr>
      </w:pPr>
    </w:p>
    <w:p w:rsidR="00706B87" w:rsidRDefault="00A82C24">
      <w:pPr>
        <w:pStyle w:val="BodyText"/>
        <w:ind w:left="553"/>
        <w:rPr>
          <w:rFonts w:ascii="Arial"/>
          <w:sz w:val="20"/>
        </w:rPr>
      </w:pPr>
      <w:r>
        <w:rPr>
          <w:rFonts w:ascii="Arial"/>
          <w:noProof/>
          <w:sz w:val="20"/>
        </w:rPr>
        <w:drawing>
          <wp:inline distT="0" distB="0" distL="0" distR="0">
            <wp:extent cx="2286381" cy="196576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286381" cy="1965769"/>
                    </a:xfrm>
                    <a:prstGeom prst="rect">
                      <a:avLst/>
                    </a:prstGeom>
                  </pic:spPr>
                </pic:pic>
              </a:graphicData>
            </a:graphic>
          </wp:inline>
        </w:drawing>
      </w:r>
    </w:p>
    <w:p w:rsidR="00706B87" w:rsidRDefault="00A82C24">
      <w:pPr>
        <w:spacing w:before="133"/>
        <w:ind w:left="100"/>
        <w:jc w:val="both"/>
        <w:rPr>
          <w:rFonts w:ascii="Arial"/>
          <w:sz w:val="16"/>
        </w:rPr>
      </w:pPr>
      <w:r>
        <w:rPr>
          <w:rFonts w:ascii="Arial"/>
          <w:sz w:val="16"/>
        </w:rPr>
        <w:t>Fig. 3. Course Assignment Management</w:t>
      </w:r>
    </w:p>
    <w:p w:rsidR="00706B87" w:rsidRDefault="00706B87">
      <w:pPr>
        <w:pStyle w:val="BodyText"/>
        <w:spacing w:before="1"/>
        <w:rPr>
          <w:rFonts w:ascii="Arial"/>
          <w:sz w:val="28"/>
        </w:rPr>
      </w:pPr>
    </w:p>
    <w:p w:rsidR="00706B87" w:rsidRDefault="00A82C24">
      <w:pPr>
        <w:pStyle w:val="BodyText"/>
        <w:spacing w:line="230" w:lineRule="exact"/>
        <w:ind w:left="100"/>
        <w:jc w:val="both"/>
      </w:pPr>
      <w:proofErr w:type="spellStart"/>
      <w:proofErr w:type="gramStart"/>
      <w:r>
        <w:t>ance</w:t>
      </w:r>
      <w:proofErr w:type="spellEnd"/>
      <w:proofErr w:type="gramEnd"/>
      <w:r>
        <w:t xml:space="preserve"> and value of their variables, but also their type. Further, they can “rewind” print and plot operations to observe the impact of these statements.</w:t>
      </w:r>
    </w:p>
    <w:p w:rsidR="00706B87" w:rsidRDefault="00A82C24">
      <w:pPr>
        <w:pStyle w:val="BodyText"/>
        <w:spacing w:before="166" w:line="230" w:lineRule="exact"/>
        <w:ind w:left="100" w:firstLine="285"/>
        <w:jc w:val="both"/>
      </w:pPr>
      <w:r>
        <w:rPr>
          <w:b/>
        </w:rPr>
        <w:t xml:space="preserve">CORGIS Integration </w:t>
      </w:r>
      <w:r>
        <w:t xml:space="preserve">BlockPy promotes a Data Science learning context. </w:t>
      </w:r>
      <w:r>
        <w:rPr>
          <w:spacing w:val="-9"/>
        </w:rPr>
        <w:t xml:space="preserve">To </w:t>
      </w:r>
      <w:r>
        <w:t>achieve this, BlockPy natively integrates CORGIS, the Collection</w:t>
      </w:r>
      <w:r>
        <w:rPr>
          <w:spacing w:val="42"/>
        </w:rPr>
        <w:t xml:space="preserve"> </w:t>
      </w:r>
      <w:r>
        <w:t>of</w:t>
      </w:r>
      <w:r>
        <w:rPr>
          <w:spacing w:val="46"/>
        </w:rPr>
        <w:t xml:space="preserve"> </w:t>
      </w:r>
      <w:r>
        <w:t xml:space="preserve">Real- time, Giant, Interesting </w:t>
      </w:r>
      <w:proofErr w:type="spellStart"/>
      <w:r>
        <w:t>dataSets</w:t>
      </w:r>
      <w:proofErr w:type="spellEnd"/>
      <w:r>
        <w:t xml:space="preserve">. CORGIS contains diverse data, from authoritative sources. The </w:t>
      </w:r>
      <w:proofErr w:type="gramStart"/>
      <w:r>
        <w:t>subset  of</w:t>
      </w:r>
      <w:proofErr w:type="gramEnd"/>
      <w:r>
        <w:t xml:space="preserve"> CORGIS exposed in the current BlockPy interface  is selected based on perceived popular appeal, sim- </w:t>
      </w:r>
      <w:proofErr w:type="spellStart"/>
      <w:r>
        <w:rPr>
          <w:spacing w:val="-3"/>
        </w:rPr>
        <w:t>plicity</w:t>
      </w:r>
      <w:proofErr w:type="spellEnd"/>
      <w:r>
        <w:rPr>
          <w:spacing w:val="-3"/>
        </w:rPr>
        <w:t xml:space="preserve">, </w:t>
      </w:r>
      <w:r>
        <w:t xml:space="preserve">and pedagogical affordances of the data. These libraries are available through simple blocks. These blocks translate into function calls that return </w:t>
      </w:r>
      <w:proofErr w:type="spellStart"/>
      <w:r>
        <w:t>struc</w:t>
      </w:r>
      <w:proofErr w:type="spellEnd"/>
      <w:r>
        <w:t xml:space="preserve">- </w:t>
      </w:r>
      <w:proofErr w:type="spellStart"/>
      <w:r>
        <w:t>tured</w:t>
      </w:r>
      <w:proofErr w:type="spellEnd"/>
      <w:r>
        <w:t xml:space="preserve"> data at varying levels of complexity depending on the block chosen (e.g., </w:t>
      </w:r>
      <w:proofErr w:type="spellStart"/>
      <w:r>
        <w:rPr>
          <w:rFonts w:ascii="Courier New"/>
        </w:rPr>
        <w:t>get_temperature</w:t>
      </w:r>
      <w:proofErr w:type="spellEnd"/>
      <w:r>
        <w:rPr>
          <w:rFonts w:ascii="Courier New"/>
          <w:spacing w:val="-30"/>
        </w:rPr>
        <w:t xml:space="preserve"> </w:t>
      </w:r>
      <w:r>
        <w:t xml:space="preserve">returns a single integer, </w:t>
      </w:r>
      <w:proofErr w:type="spellStart"/>
      <w:r>
        <w:rPr>
          <w:rFonts w:ascii="Courier New"/>
        </w:rPr>
        <w:t>get_temperatures</w:t>
      </w:r>
      <w:proofErr w:type="spellEnd"/>
      <w:r>
        <w:rPr>
          <w:rFonts w:ascii="Courier New"/>
        </w:rPr>
        <w:t xml:space="preserve"> </w:t>
      </w:r>
      <w:r>
        <w:t>returns a list</w:t>
      </w:r>
      <w:r>
        <w:rPr>
          <w:spacing w:val="-24"/>
        </w:rPr>
        <w:t xml:space="preserve"> </w:t>
      </w:r>
      <w:r>
        <w:t>of integers,</w:t>
      </w:r>
      <w:r>
        <w:rPr>
          <w:spacing w:val="-7"/>
        </w:rPr>
        <w:t xml:space="preserve"> </w:t>
      </w:r>
      <w:proofErr w:type="spellStart"/>
      <w:r>
        <w:rPr>
          <w:rFonts w:ascii="Courier New"/>
        </w:rPr>
        <w:t>get_forecasts</w:t>
      </w:r>
      <w:proofErr w:type="spellEnd"/>
      <w:r>
        <w:rPr>
          <w:rFonts w:ascii="Courier New"/>
          <w:spacing w:val="-73"/>
        </w:rPr>
        <w:t xml:space="preserve"> </w:t>
      </w:r>
      <w:r>
        <w:t>returns</w:t>
      </w:r>
      <w:r>
        <w:rPr>
          <w:spacing w:val="-7"/>
        </w:rPr>
        <w:t xml:space="preserve"> </w:t>
      </w:r>
      <w:r>
        <w:t>a</w:t>
      </w:r>
      <w:r>
        <w:rPr>
          <w:spacing w:val="-6"/>
        </w:rPr>
        <w:t xml:space="preserve"> </w:t>
      </w:r>
      <w:r>
        <w:t>list</w:t>
      </w:r>
      <w:r>
        <w:rPr>
          <w:spacing w:val="-6"/>
        </w:rPr>
        <w:t xml:space="preserve"> </w:t>
      </w:r>
      <w:r>
        <w:t>of</w:t>
      </w:r>
      <w:r>
        <w:rPr>
          <w:spacing w:val="-7"/>
        </w:rPr>
        <w:t xml:space="preserve"> </w:t>
      </w:r>
      <w:r>
        <w:t xml:space="preserve">dictionaries with integers and strings, </w:t>
      </w:r>
      <w:proofErr w:type="spellStart"/>
      <w:r>
        <w:t>etc</w:t>
      </w:r>
      <w:proofErr w:type="spellEnd"/>
      <w:r>
        <w:t>). Figures 1 and 2</w:t>
      </w:r>
      <w:r>
        <w:rPr>
          <w:spacing w:val="-5"/>
        </w:rPr>
        <w:t xml:space="preserve"> </w:t>
      </w:r>
      <w:r>
        <w:t xml:space="preserve">demon- </w:t>
      </w:r>
      <w:proofErr w:type="spellStart"/>
      <w:r>
        <w:t>strate</w:t>
      </w:r>
      <w:proofErr w:type="spellEnd"/>
      <w:r>
        <w:t xml:space="preserve"> these blocks in</w:t>
      </w:r>
      <w:r>
        <w:rPr>
          <w:spacing w:val="19"/>
        </w:rPr>
        <w:t xml:space="preserve"> </w:t>
      </w:r>
      <w:r>
        <w:t>action.</w:t>
      </w:r>
    </w:p>
    <w:p w:rsidR="00706B87" w:rsidRDefault="00A82C24">
      <w:pPr>
        <w:pStyle w:val="BodyText"/>
        <w:spacing w:before="166" w:line="230" w:lineRule="exact"/>
        <w:ind w:left="100" w:firstLine="285"/>
        <w:jc w:val="both"/>
      </w:pPr>
      <w:r>
        <w:rPr>
          <w:b/>
        </w:rPr>
        <w:t xml:space="preserve">Plotting </w:t>
      </w:r>
      <w:r>
        <w:t xml:space="preserve">Another addition to Skulpt is tools for making visualizations, a key mechanism of Data </w:t>
      </w:r>
      <w:proofErr w:type="spellStart"/>
      <w:r>
        <w:t>Sci</w:t>
      </w:r>
      <w:proofErr w:type="spellEnd"/>
      <w:r>
        <w:t xml:space="preserve">- </w:t>
      </w:r>
      <w:proofErr w:type="spellStart"/>
      <w:r>
        <w:t>ence</w:t>
      </w:r>
      <w:proofErr w:type="spellEnd"/>
      <w:r>
        <w:t xml:space="preserve">. Currently, BlockPy supports the creation of line plots and scatter plots. We rely largely on prior work to support the creation of statistical visualizations within Skulpt, using an API identical to the popular </w:t>
      </w:r>
      <w:proofErr w:type="spellStart"/>
      <w:r>
        <w:t>MatPlotLib</w:t>
      </w:r>
      <w:proofErr w:type="spellEnd"/>
      <w:r>
        <w:t xml:space="preserve"> API [35]. By mimicking this professional API, BlockPy increases its authenticity and promotes deeper transfer.</w:t>
      </w:r>
    </w:p>
    <w:p w:rsidR="00706B87" w:rsidRDefault="00A82C24">
      <w:pPr>
        <w:pStyle w:val="BodyText"/>
        <w:spacing w:before="166" w:line="230" w:lineRule="exact"/>
        <w:ind w:left="100" w:firstLine="285"/>
        <w:jc w:val="both"/>
      </w:pPr>
      <w:r>
        <w:rPr>
          <w:b/>
        </w:rPr>
        <w:t xml:space="preserve">LTI Support </w:t>
      </w:r>
      <w:r>
        <w:t xml:space="preserve">Although BlockPy has its own in- </w:t>
      </w:r>
      <w:proofErr w:type="spellStart"/>
      <w:proofErr w:type="gramStart"/>
      <w:r>
        <w:t>ternal</w:t>
      </w:r>
      <w:proofErr w:type="spellEnd"/>
      <w:r>
        <w:t xml:space="preserve">  course</w:t>
      </w:r>
      <w:proofErr w:type="gramEnd"/>
      <w:r>
        <w:t xml:space="preserve">  management  system,  it  also  supports</w:t>
      </w:r>
    </w:p>
    <w:p w:rsidR="00706B87" w:rsidRDefault="00A82C24">
      <w:pPr>
        <w:pStyle w:val="BodyText"/>
        <w:spacing w:before="95" w:line="230" w:lineRule="exact"/>
        <w:ind w:left="100" w:right="119"/>
        <w:jc w:val="both"/>
      </w:pPr>
      <w:r>
        <w:br w:type="column"/>
      </w:r>
      <w:r>
        <w:rPr>
          <w:spacing w:val="-5"/>
        </w:rPr>
        <w:t xml:space="preserve">LTI </w:t>
      </w:r>
      <w:r>
        <w:t xml:space="preserve">(Learning Technology Interoperability). This </w:t>
      </w:r>
      <w:proofErr w:type="spellStart"/>
      <w:r>
        <w:t>im</w:t>
      </w:r>
      <w:proofErr w:type="spellEnd"/>
      <w:r>
        <w:t xml:space="preserve">- </w:t>
      </w:r>
      <w:proofErr w:type="spellStart"/>
      <w:r>
        <w:t>portant</w:t>
      </w:r>
      <w:proofErr w:type="spellEnd"/>
      <w:r>
        <w:t xml:space="preserve"> standard separates </w:t>
      </w:r>
      <w:r>
        <w:rPr>
          <w:spacing w:val="-4"/>
        </w:rPr>
        <w:t xml:space="preserve">“Tool </w:t>
      </w:r>
      <w:r>
        <w:t xml:space="preserve">Consumers” from </w:t>
      </w:r>
      <w:r>
        <w:rPr>
          <w:spacing w:val="-4"/>
        </w:rPr>
        <w:t xml:space="preserve">“Tool </w:t>
      </w:r>
      <w:r>
        <w:t>Providers”. That is, it provides a mechanism for Learning Management Systems (e.g., Canvas, Sakai, Blackboard, Moodle) to interact with external tools. Instructors</w:t>
      </w:r>
      <w:r>
        <w:rPr>
          <w:spacing w:val="-10"/>
        </w:rPr>
        <w:t xml:space="preserve"> </w:t>
      </w:r>
      <w:r>
        <w:t>who</w:t>
      </w:r>
      <w:r>
        <w:rPr>
          <w:spacing w:val="-10"/>
        </w:rPr>
        <w:t xml:space="preserve"> </w:t>
      </w:r>
      <w:r>
        <w:t>have</w:t>
      </w:r>
      <w:r>
        <w:rPr>
          <w:spacing w:val="-10"/>
        </w:rPr>
        <w:t xml:space="preserve"> </w:t>
      </w:r>
      <w:r>
        <w:t>configured</w:t>
      </w:r>
      <w:r>
        <w:rPr>
          <w:spacing w:val="-10"/>
        </w:rPr>
        <w:t xml:space="preserve"> </w:t>
      </w:r>
      <w:r>
        <w:t>BlockPy</w:t>
      </w:r>
      <w:r>
        <w:rPr>
          <w:spacing w:val="-10"/>
        </w:rPr>
        <w:t xml:space="preserve"> </w:t>
      </w:r>
      <w:r>
        <w:t>to</w:t>
      </w:r>
      <w:r>
        <w:rPr>
          <w:spacing w:val="-10"/>
        </w:rPr>
        <w:t xml:space="preserve"> </w:t>
      </w:r>
      <w:r>
        <w:t>work</w:t>
      </w:r>
      <w:r>
        <w:rPr>
          <w:spacing w:val="-10"/>
        </w:rPr>
        <w:t xml:space="preserve"> </w:t>
      </w:r>
      <w:r>
        <w:t xml:space="preserve">with their LMS can select, create, and edit assignments all from within their LMS of choice. When students com- </w:t>
      </w:r>
      <w:proofErr w:type="spellStart"/>
      <w:r>
        <w:t>plete</w:t>
      </w:r>
      <w:proofErr w:type="spellEnd"/>
      <w:r>
        <w:t xml:space="preserve"> problems in the environment, they are automat- </w:t>
      </w:r>
      <w:proofErr w:type="spellStart"/>
      <w:r>
        <w:t>ically</w:t>
      </w:r>
      <w:proofErr w:type="spellEnd"/>
      <w:r>
        <w:t xml:space="preserve"> graded, and the LMS is given the</w:t>
      </w:r>
      <w:r>
        <w:rPr>
          <w:spacing w:val="40"/>
        </w:rPr>
        <w:t xml:space="preserve"> </w:t>
      </w:r>
      <w:r>
        <w:t>submission.</w:t>
      </w:r>
    </w:p>
    <w:p w:rsidR="00706B87" w:rsidRDefault="00A82C24">
      <w:pPr>
        <w:pStyle w:val="BodyText"/>
        <w:spacing w:before="5" w:line="235" w:lineRule="auto"/>
        <w:ind w:left="69" w:right="119" w:firstLine="285"/>
        <w:jc w:val="right"/>
      </w:pPr>
      <w:r>
        <w:t xml:space="preserve">One service provided by LTI is that users are automatically added into the BlockPy database, au- </w:t>
      </w:r>
      <w:proofErr w:type="spellStart"/>
      <w:r>
        <w:t>thenticated</w:t>
      </w:r>
      <w:proofErr w:type="spellEnd"/>
      <w:r>
        <w:t xml:space="preserve"> </w:t>
      </w:r>
      <w:proofErr w:type="gramStart"/>
      <w:r>
        <w:t>through  Canvas</w:t>
      </w:r>
      <w:proofErr w:type="gramEnd"/>
      <w:r>
        <w:t xml:space="preserve">.  </w:t>
      </w:r>
      <w:proofErr w:type="gramStart"/>
      <w:r>
        <w:t>When  a</w:t>
      </w:r>
      <w:proofErr w:type="gramEnd"/>
      <w:r>
        <w:t xml:space="preserve">  student  loads a BlockPy problem, Canvas delivers their email to BlockPy. This information is used to determine if an account exists for that student. If it does not, they are introduced to the system and vouched for by the LMS. To support this educational technology standard, we have started work </w:t>
      </w:r>
      <w:proofErr w:type="gramStart"/>
      <w:r>
        <w:t>on  spinning</w:t>
      </w:r>
      <w:proofErr w:type="gramEnd"/>
      <w:r>
        <w:t xml:space="preserve">  off  a  template</w:t>
      </w:r>
      <w:r>
        <w:rPr>
          <w:w w:val="99"/>
        </w:rPr>
        <w:t xml:space="preserve"> </w:t>
      </w:r>
      <w:r>
        <w:t xml:space="preserve">for future Python-based LTI applications. This open- </w:t>
      </w:r>
      <w:proofErr w:type="gramStart"/>
      <w:r>
        <w:t>source  project</w:t>
      </w:r>
      <w:proofErr w:type="gramEnd"/>
      <w:r>
        <w:t xml:space="preserve">  is  available  at    https://github.com/</w:t>
      </w:r>
    </w:p>
    <w:p w:rsidR="00706B87" w:rsidRDefault="00A82C24">
      <w:pPr>
        <w:pStyle w:val="BodyText"/>
        <w:spacing w:line="232" w:lineRule="exact"/>
        <w:ind w:left="100"/>
        <w:jc w:val="both"/>
      </w:pPr>
      <w:proofErr w:type="spellStart"/>
      <w:proofErr w:type="gramStart"/>
      <w:r>
        <w:t>acbart</w:t>
      </w:r>
      <w:proofErr w:type="spellEnd"/>
      <w:r>
        <w:t>/</w:t>
      </w:r>
      <w:proofErr w:type="spellStart"/>
      <w:r>
        <w:t>lti</w:t>
      </w:r>
      <w:proofErr w:type="spellEnd"/>
      <w:r>
        <w:t>-flask-skeleton</w:t>
      </w:r>
      <w:proofErr w:type="gramEnd"/>
      <w:r>
        <w:t>.</w:t>
      </w:r>
    </w:p>
    <w:p w:rsidR="00706B87" w:rsidRDefault="00706B87">
      <w:pPr>
        <w:pStyle w:val="BodyText"/>
        <w:spacing w:before="1"/>
        <w:rPr>
          <w:sz w:val="26"/>
        </w:rPr>
      </w:pPr>
    </w:p>
    <w:p w:rsidR="00706B87" w:rsidRDefault="00A82C24">
      <w:pPr>
        <w:pStyle w:val="ListParagraph"/>
        <w:numPr>
          <w:ilvl w:val="0"/>
          <w:numId w:val="2"/>
        </w:numPr>
        <w:tabs>
          <w:tab w:val="left" w:pos="459"/>
        </w:tabs>
        <w:spacing w:before="1" w:line="240" w:lineRule="auto"/>
        <w:ind w:left="458" w:hanging="353"/>
        <w:jc w:val="both"/>
        <w:rPr>
          <w:rFonts w:ascii="Arial"/>
          <w:b/>
        </w:rPr>
      </w:pPr>
      <w:r>
        <w:rPr>
          <w:rFonts w:ascii="Arial"/>
          <w:b/>
          <w:spacing w:val="8"/>
          <w:w w:val="105"/>
        </w:rPr>
        <w:t>D</w:t>
      </w:r>
      <w:r>
        <w:rPr>
          <w:rFonts w:ascii="Arial"/>
          <w:b/>
          <w:spacing w:val="8"/>
          <w:w w:val="105"/>
          <w:sz w:val="17"/>
        </w:rPr>
        <w:t>ESIGN</w:t>
      </w:r>
      <w:r>
        <w:rPr>
          <w:rFonts w:ascii="Arial"/>
          <w:b/>
          <w:w w:val="105"/>
          <w:sz w:val="17"/>
        </w:rPr>
        <w:t xml:space="preserve"> </w:t>
      </w:r>
      <w:r>
        <w:rPr>
          <w:rFonts w:ascii="Arial"/>
          <w:b/>
          <w:spacing w:val="8"/>
          <w:w w:val="105"/>
        </w:rPr>
        <w:t>I</w:t>
      </w:r>
      <w:r>
        <w:rPr>
          <w:rFonts w:ascii="Arial"/>
          <w:b/>
          <w:spacing w:val="8"/>
          <w:w w:val="105"/>
          <w:sz w:val="17"/>
        </w:rPr>
        <w:t>SSUES</w:t>
      </w:r>
    </w:p>
    <w:p w:rsidR="00706B87" w:rsidRDefault="00A82C24">
      <w:pPr>
        <w:pStyle w:val="BodyText"/>
        <w:spacing w:before="64" w:line="230" w:lineRule="exact"/>
        <w:ind w:left="100" w:right="119"/>
        <w:jc w:val="both"/>
      </w:pPr>
      <w:r>
        <w:t>We next present design issues that were addressed when developing BlockPy. These issues should be of interest to developers of introductory environments.</w:t>
      </w:r>
    </w:p>
    <w:p w:rsidR="00706B87" w:rsidRDefault="00706B87">
      <w:pPr>
        <w:pStyle w:val="BodyText"/>
        <w:spacing w:before="9"/>
        <w:rPr>
          <w:sz w:val="25"/>
        </w:rPr>
      </w:pPr>
    </w:p>
    <w:p w:rsidR="00706B87" w:rsidRDefault="00A82C24">
      <w:pPr>
        <w:pStyle w:val="Heading1"/>
        <w:numPr>
          <w:ilvl w:val="1"/>
          <w:numId w:val="2"/>
        </w:numPr>
        <w:tabs>
          <w:tab w:val="left" w:pos="555"/>
        </w:tabs>
        <w:ind w:left="554" w:hanging="454"/>
        <w:jc w:val="both"/>
      </w:pPr>
      <w:r>
        <w:t>Internal Code Representation</w:t>
      </w:r>
    </w:p>
    <w:p w:rsidR="00706B87" w:rsidRDefault="00A82C24">
      <w:pPr>
        <w:pStyle w:val="BodyText"/>
        <w:spacing w:before="69" w:line="230" w:lineRule="exact"/>
        <w:ind w:left="100" w:right="119"/>
        <w:jc w:val="both"/>
      </w:pPr>
      <w:r>
        <w:t xml:space="preserve">Dual block/text editors create an added challenge in deciding the right internal representation of the </w:t>
      </w:r>
      <w:proofErr w:type="spellStart"/>
      <w:r>
        <w:t>stu</w:t>
      </w:r>
      <w:proofErr w:type="spellEnd"/>
      <w:r>
        <w:t>- dents’ code. BlockPy uses the textual representation</w:t>
      </w:r>
      <w:r>
        <w:rPr>
          <w:spacing w:val="-19"/>
        </w:rPr>
        <w:t xml:space="preserve"> </w:t>
      </w:r>
      <w:r>
        <w:t xml:space="preserve">as the canonical representation, as opposed to the block parse tree. However, there were other options. Some editors operate on Parse </w:t>
      </w:r>
      <w:r>
        <w:rPr>
          <w:spacing w:val="-5"/>
        </w:rPr>
        <w:t xml:space="preserve">Trees </w:t>
      </w:r>
      <w:r>
        <w:t>exclusively. Others</w:t>
      </w:r>
      <w:r>
        <w:rPr>
          <w:spacing w:val="-28"/>
        </w:rPr>
        <w:t xml:space="preserve"> </w:t>
      </w:r>
      <w:r>
        <w:t xml:space="preserve">treat the source code as a list of lines (separating elements by the newline), sometimes attaching special prop- </w:t>
      </w:r>
      <w:proofErr w:type="spellStart"/>
      <w:r>
        <w:t>erties</w:t>
      </w:r>
      <w:proofErr w:type="spellEnd"/>
      <w:r>
        <w:t xml:space="preserve"> to individual lines such as geometric </w:t>
      </w:r>
      <w:proofErr w:type="spellStart"/>
      <w:r>
        <w:t>informa</w:t>
      </w:r>
      <w:proofErr w:type="spellEnd"/>
      <w:r>
        <w:t xml:space="preserve">- </w:t>
      </w:r>
      <w:proofErr w:type="spellStart"/>
      <w:r>
        <w:t>tion</w:t>
      </w:r>
      <w:proofErr w:type="spellEnd"/>
      <w:r>
        <w:t xml:space="preserve"> [19]. A major limitation of both representations is that some valuable programmer-level semantic data</w:t>
      </w:r>
      <w:r>
        <w:rPr>
          <w:spacing w:val="-2"/>
        </w:rPr>
        <w:t xml:space="preserve"> </w:t>
      </w:r>
      <w:r>
        <w:t xml:space="preserve">is not preserved. On the text side, user-created whites- pace does not survive the transition. On the block side, block layouts are reset according to the default rules. The original dual text/block editor created by </w:t>
      </w:r>
      <w:proofErr w:type="spellStart"/>
      <w:r>
        <w:t>Mastuwaza</w:t>
      </w:r>
      <w:proofErr w:type="spellEnd"/>
      <w:r>
        <w:t xml:space="preserve"> [36] solved this problem by storing geo- metric information of blocks in the comments</w:t>
      </w:r>
      <w:r>
        <w:rPr>
          <w:spacing w:val="43"/>
        </w:rPr>
        <w:t xml:space="preserve"> </w:t>
      </w:r>
      <w:r>
        <w:t>of</w:t>
      </w:r>
      <w:r>
        <w:rPr>
          <w:spacing w:val="26"/>
        </w:rPr>
        <w:t xml:space="preserve"> </w:t>
      </w:r>
      <w:r>
        <w:t>the</w:t>
      </w:r>
      <w:r>
        <w:rPr>
          <w:w w:val="99"/>
        </w:rPr>
        <w:t xml:space="preserve"> </w:t>
      </w:r>
      <w:r>
        <w:t xml:space="preserve">text mode. However, this leads to crowded </w:t>
      </w:r>
      <w:proofErr w:type="gramStart"/>
      <w:r>
        <w:t xml:space="preserve">code </w:t>
      </w:r>
      <w:r>
        <w:rPr>
          <w:spacing w:val="20"/>
        </w:rPr>
        <w:t xml:space="preserve"> </w:t>
      </w:r>
      <w:r>
        <w:t>with</w:t>
      </w:r>
      <w:proofErr w:type="gramEnd"/>
    </w:p>
    <w:p w:rsidR="00706B87" w:rsidRDefault="00706B87">
      <w:pPr>
        <w:spacing w:line="230" w:lineRule="exact"/>
        <w:jc w:val="both"/>
        <w:sectPr w:rsidR="00706B87">
          <w:type w:val="continuous"/>
          <w:pgSz w:w="12240" w:h="15840"/>
          <w:pgMar w:top="1340" w:right="1320" w:bottom="280" w:left="1340" w:header="720" w:footer="720" w:gutter="0"/>
          <w:cols w:num="2" w:space="720" w:equalWidth="0">
            <w:col w:w="4661" w:space="139"/>
            <w:col w:w="4780"/>
          </w:cols>
        </w:sectPr>
      </w:pPr>
    </w:p>
    <w:p w:rsidR="00706B87" w:rsidRDefault="00A82C24">
      <w:pPr>
        <w:spacing w:before="179"/>
        <w:ind w:left="131"/>
        <w:jc w:val="both"/>
        <w:rPr>
          <w:rFonts w:ascii="Arial"/>
          <w:sz w:val="18"/>
        </w:rPr>
      </w:pPr>
      <w:r>
        <w:lastRenderedPageBreak/>
        <w:pict>
          <v:line id="_x0000_s1029" style="position:absolute;left:0;text-align:left;z-index:251662336;mso-position-horizontal-relative:page" from="1in,6.15pt" to="300pt,6.15pt" strokeweight=".14042mm">
            <w10:wrap anchorx="page"/>
          </v:line>
        </w:pict>
      </w:r>
      <w:proofErr w:type="gramStart"/>
      <w:r>
        <w:rPr>
          <w:rFonts w:ascii="Arial"/>
          <w:color w:val="00007F"/>
          <w:spacing w:val="11"/>
          <w:w w:val="235"/>
          <w:sz w:val="18"/>
        </w:rPr>
        <w:t>i</w:t>
      </w:r>
      <w:r>
        <w:rPr>
          <w:rFonts w:ascii="Arial"/>
          <w:color w:val="00007F"/>
          <w:spacing w:val="11"/>
          <w:w w:val="62"/>
          <w:sz w:val="18"/>
        </w:rPr>
        <w:t>m</w:t>
      </w:r>
      <w:r>
        <w:rPr>
          <w:rFonts w:ascii="Arial"/>
          <w:color w:val="00007F"/>
          <w:spacing w:val="11"/>
          <w:w w:val="94"/>
          <w:sz w:val="18"/>
        </w:rPr>
        <w:t>po</w:t>
      </w:r>
      <w:r>
        <w:rPr>
          <w:rFonts w:ascii="Arial"/>
          <w:color w:val="00007F"/>
          <w:spacing w:val="11"/>
          <w:w w:val="157"/>
          <w:sz w:val="18"/>
        </w:rPr>
        <w:t>r</w:t>
      </w:r>
      <w:r>
        <w:rPr>
          <w:rFonts w:ascii="Arial"/>
          <w:color w:val="00007F"/>
          <w:w w:val="188"/>
          <w:sz w:val="18"/>
        </w:rPr>
        <w:t>t</w:t>
      </w:r>
      <w:proofErr w:type="gramEnd"/>
      <w:r>
        <w:rPr>
          <w:rFonts w:ascii="Arial"/>
          <w:color w:val="00007F"/>
          <w:sz w:val="18"/>
        </w:rPr>
        <w:t xml:space="preserve">  </w:t>
      </w:r>
      <w:r>
        <w:rPr>
          <w:rFonts w:ascii="Arial"/>
          <w:color w:val="00007F"/>
          <w:spacing w:val="-20"/>
          <w:sz w:val="18"/>
        </w:rPr>
        <w:t xml:space="preserve"> </w:t>
      </w:r>
      <w:r>
        <w:rPr>
          <w:rFonts w:ascii="Arial"/>
          <w:spacing w:val="11"/>
          <w:w w:val="104"/>
          <w:sz w:val="18"/>
        </w:rPr>
        <w:t>s</w:t>
      </w:r>
      <w:r>
        <w:rPr>
          <w:rFonts w:ascii="Arial"/>
          <w:spacing w:val="11"/>
          <w:w w:val="188"/>
          <w:sz w:val="18"/>
        </w:rPr>
        <w:t>t</w:t>
      </w:r>
      <w:r>
        <w:rPr>
          <w:rFonts w:ascii="Arial"/>
          <w:spacing w:val="11"/>
          <w:w w:val="94"/>
          <w:sz w:val="18"/>
        </w:rPr>
        <w:t>o</w:t>
      </w:r>
      <w:r>
        <w:rPr>
          <w:rFonts w:ascii="Arial"/>
          <w:spacing w:val="11"/>
          <w:w w:val="104"/>
          <w:sz w:val="18"/>
        </w:rPr>
        <w:t>ck</w:t>
      </w:r>
      <w:r>
        <w:rPr>
          <w:rFonts w:ascii="Arial"/>
          <w:w w:val="104"/>
          <w:sz w:val="18"/>
        </w:rPr>
        <w:t>s</w:t>
      </w:r>
    </w:p>
    <w:p w:rsidR="00706B87" w:rsidRDefault="00706B87">
      <w:pPr>
        <w:pStyle w:val="BodyText"/>
        <w:rPr>
          <w:rFonts w:ascii="Arial"/>
          <w:sz w:val="22"/>
        </w:rPr>
      </w:pPr>
    </w:p>
    <w:p w:rsidR="00706B87" w:rsidRDefault="00A82C24">
      <w:pPr>
        <w:spacing w:before="1" w:line="268" w:lineRule="auto"/>
        <w:ind w:left="130" w:right="1224" w:firstLine="1"/>
        <w:rPr>
          <w:rFonts w:ascii="Arial"/>
          <w:sz w:val="18"/>
        </w:rPr>
      </w:pPr>
      <w:proofErr w:type="gramStart"/>
      <w:r>
        <w:rPr>
          <w:rFonts w:ascii="Arial"/>
          <w:w w:val="104"/>
          <w:sz w:val="18"/>
        </w:rPr>
        <w:t>s</w:t>
      </w:r>
      <w:r>
        <w:rPr>
          <w:rFonts w:ascii="Arial"/>
          <w:w w:val="188"/>
          <w:sz w:val="18"/>
        </w:rPr>
        <w:t>t</w:t>
      </w:r>
      <w:r>
        <w:rPr>
          <w:rFonts w:ascii="Arial"/>
          <w:w w:val="94"/>
          <w:sz w:val="18"/>
        </w:rPr>
        <w:t>o</w:t>
      </w:r>
      <w:r>
        <w:rPr>
          <w:rFonts w:ascii="Arial"/>
          <w:w w:val="104"/>
          <w:sz w:val="18"/>
        </w:rPr>
        <w:t>cks</w:t>
      </w:r>
      <w:proofErr w:type="gramEnd"/>
      <w:r>
        <w:rPr>
          <w:rFonts w:ascii="Arial"/>
          <w:sz w:val="18"/>
        </w:rPr>
        <w:t xml:space="preserve">   </w:t>
      </w:r>
      <w:r>
        <w:rPr>
          <w:rFonts w:ascii="Arial"/>
          <w:w w:val="89"/>
          <w:sz w:val="18"/>
        </w:rPr>
        <w:t>=</w:t>
      </w:r>
      <w:r>
        <w:rPr>
          <w:rFonts w:ascii="Arial"/>
          <w:sz w:val="18"/>
        </w:rPr>
        <w:t xml:space="preserve">   </w:t>
      </w:r>
      <w:r>
        <w:rPr>
          <w:rFonts w:ascii="Arial"/>
          <w:w w:val="104"/>
          <w:sz w:val="18"/>
        </w:rPr>
        <w:t>s</w:t>
      </w:r>
      <w:r>
        <w:rPr>
          <w:rFonts w:ascii="Arial"/>
          <w:w w:val="188"/>
          <w:sz w:val="18"/>
        </w:rPr>
        <w:t>t</w:t>
      </w:r>
      <w:r>
        <w:rPr>
          <w:rFonts w:ascii="Arial"/>
          <w:w w:val="94"/>
          <w:sz w:val="18"/>
        </w:rPr>
        <w:t>o</w:t>
      </w:r>
      <w:r>
        <w:rPr>
          <w:rFonts w:ascii="Arial"/>
          <w:w w:val="104"/>
          <w:sz w:val="18"/>
        </w:rPr>
        <w:t>cks</w:t>
      </w:r>
      <w:r>
        <w:rPr>
          <w:rFonts w:ascii="Arial"/>
          <w:w w:val="188"/>
          <w:sz w:val="18"/>
        </w:rPr>
        <w:t>.</w:t>
      </w:r>
      <w:r>
        <w:rPr>
          <w:rFonts w:ascii="Arial"/>
          <w:sz w:val="18"/>
        </w:rPr>
        <w:t xml:space="preserve"> </w:t>
      </w:r>
      <w:proofErr w:type="gramStart"/>
      <w:r>
        <w:rPr>
          <w:rFonts w:ascii="Arial"/>
          <w:w w:val="94"/>
          <w:sz w:val="18"/>
        </w:rPr>
        <w:t>ge</w:t>
      </w:r>
      <w:r>
        <w:rPr>
          <w:rFonts w:ascii="Arial"/>
          <w:w w:val="188"/>
          <w:sz w:val="18"/>
        </w:rPr>
        <w:t>t</w:t>
      </w:r>
      <w:r>
        <w:rPr>
          <w:rFonts w:ascii="Times New Roman"/>
          <w:w w:val="99"/>
          <w:sz w:val="18"/>
          <w:u w:val="single"/>
        </w:rPr>
        <w:t xml:space="preserve"> </w:t>
      </w:r>
      <w:r>
        <w:rPr>
          <w:rFonts w:ascii="Times New Roman"/>
          <w:sz w:val="18"/>
          <w:u w:val="single"/>
        </w:rPr>
        <w:t xml:space="preserve"> </w:t>
      </w:r>
      <w:r>
        <w:rPr>
          <w:rFonts w:ascii="Arial"/>
          <w:w w:val="94"/>
          <w:sz w:val="18"/>
        </w:rPr>
        <w:t>pa</w:t>
      </w:r>
      <w:r>
        <w:rPr>
          <w:rFonts w:ascii="Arial"/>
          <w:w w:val="104"/>
          <w:sz w:val="18"/>
        </w:rPr>
        <w:t>s</w:t>
      </w:r>
      <w:r>
        <w:rPr>
          <w:rFonts w:ascii="Arial"/>
          <w:w w:val="188"/>
          <w:sz w:val="18"/>
        </w:rPr>
        <w:t>t</w:t>
      </w:r>
      <w:proofErr w:type="gramEnd"/>
      <w:r>
        <w:rPr>
          <w:rFonts w:ascii="Arial"/>
          <w:w w:val="157"/>
          <w:sz w:val="18"/>
        </w:rPr>
        <w:t>(</w:t>
      </w:r>
      <w:r>
        <w:rPr>
          <w:rFonts w:ascii="Arial"/>
          <w:color w:val="007F00"/>
          <w:w w:val="147"/>
          <w:sz w:val="18"/>
        </w:rPr>
        <w:t>"</w:t>
      </w:r>
      <w:r>
        <w:rPr>
          <w:rFonts w:ascii="Arial"/>
          <w:color w:val="007F00"/>
          <w:w w:val="85"/>
          <w:sz w:val="18"/>
        </w:rPr>
        <w:t>F</w:t>
      </w:r>
      <w:r>
        <w:rPr>
          <w:rFonts w:ascii="Arial"/>
          <w:color w:val="007F00"/>
          <w:w w:val="78"/>
          <w:sz w:val="18"/>
        </w:rPr>
        <w:t>B</w:t>
      </w:r>
      <w:r>
        <w:rPr>
          <w:rFonts w:ascii="Arial"/>
          <w:color w:val="007F00"/>
          <w:w w:val="147"/>
          <w:sz w:val="18"/>
        </w:rPr>
        <w:t>"</w:t>
      </w:r>
      <w:r>
        <w:rPr>
          <w:rFonts w:ascii="Arial"/>
          <w:w w:val="157"/>
          <w:sz w:val="18"/>
        </w:rPr>
        <w:t xml:space="preserve">) </w:t>
      </w:r>
      <w:r>
        <w:rPr>
          <w:rFonts w:ascii="Arial"/>
          <w:w w:val="110"/>
          <w:sz w:val="18"/>
        </w:rPr>
        <w:t xml:space="preserve">new =  </w:t>
      </w:r>
      <w:r>
        <w:rPr>
          <w:rFonts w:ascii="Arial"/>
          <w:w w:val="160"/>
          <w:sz w:val="18"/>
        </w:rPr>
        <w:t>[]</w:t>
      </w:r>
    </w:p>
    <w:p w:rsidR="00706B87" w:rsidRDefault="00A82C24">
      <w:pPr>
        <w:spacing w:line="268" w:lineRule="auto"/>
        <w:ind w:left="560" w:right="2457" w:hanging="431"/>
        <w:rPr>
          <w:rFonts w:ascii="Arial"/>
          <w:sz w:val="18"/>
        </w:rPr>
      </w:pPr>
      <w:proofErr w:type="gramStart"/>
      <w:r>
        <w:rPr>
          <w:rFonts w:ascii="Arial"/>
          <w:color w:val="00007F"/>
          <w:w w:val="188"/>
          <w:sz w:val="18"/>
        </w:rPr>
        <w:t>f</w:t>
      </w:r>
      <w:r>
        <w:rPr>
          <w:rFonts w:ascii="Arial"/>
          <w:color w:val="00007F"/>
          <w:w w:val="94"/>
          <w:sz w:val="18"/>
        </w:rPr>
        <w:t>o</w:t>
      </w:r>
      <w:r>
        <w:rPr>
          <w:rFonts w:ascii="Arial"/>
          <w:color w:val="00007F"/>
          <w:w w:val="157"/>
          <w:sz w:val="18"/>
        </w:rPr>
        <w:t>r</w:t>
      </w:r>
      <w:proofErr w:type="gramEnd"/>
      <w:r>
        <w:rPr>
          <w:rFonts w:ascii="Arial"/>
          <w:color w:val="00007F"/>
          <w:sz w:val="18"/>
        </w:rPr>
        <w:t xml:space="preserve">   </w:t>
      </w:r>
      <w:r>
        <w:rPr>
          <w:rFonts w:ascii="Arial"/>
          <w:w w:val="104"/>
          <w:sz w:val="18"/>
        </w:rPr>
        <w:t>s</w:t>
      </w:r>
      <w:r>
        <w:rPr>
          <w:rFonts w:ascii="Arial"/>
          <w:w w:val="188"/>
          <w:sz w:val="18"/>
        </w:rPr>
        <w:t>t</w:t>
      </w:r>
      <w:r>
        <w:rPr>
          <w:rFonts w:ascii="Arial"/>
          <w:w w:val="94"/>
          <w:sz w:val="18"/>
        </w:rPr>
        <w:t>o</w:t>
      </w:r>
      <w:r>
        <w:rPr>
          <w:rFonts w:ascii="Arial"/>
          <w:w w:val="104"/>
          <w:sz w:val="18"/>
        </w:rPr>
        <w:t>ck</w:t>
      </w:r>
      <w:r>
        <w:rPr>
          <w:rFonts w:ascii="Arial"/>
          <w:sz w:val="18"/>
        </w:rPr>
        <w:t xml:space="preserve">   </w:t>
      </w:r>
      <w:r>
        <w:rPr>
          <w:rFonts w:ascii="Arial"/>
          <w:color w:val="00007F"/>
          <w:w w:val="235"/>
          <w:sz w:val="18"/>
        </w:rPr>
        <w:t>i</w:t>
      </w:r>
      <w:r>
        <w:rPr>
          <w:rFonts w:ascii="Arial"/>
          <w:color w:val="00007F"/>
          <w:w w:val="94"/>
          <w:sz w:val="18"/>
        </w:rPr>
        <w:t>n</w:t>
      </w:r>
      <w:r>
        <w:rPr>
          <w:rFonts w:ascii="Arial"/>
          <w:color w:val="00007F"/>
          <w:sz w:val="18"/>
        </w:rPr>
        <w:t xml:space="preserve">   </w:t>
      </w:r>
      <w:r>
        <w:rPr>
          <w:rFonts w:ascii="Arial"/>
          <w:w w:val="94"/>
          <w:sz w:val="18"/>
        </w:rPr>
        <w:t>ne</w:t>
      </w:r>
      <w:r>
        <w:rPr>
          <w:rFonts w:ascii="Arial"/>
          <w:w w:val="72"/>
          <w:sz w:val="18"/>
        </w:rPr>
        <w:t>w</w:t>
      </w:r>
      <w:r>
        <w:rPr>
          <w:rFonts w:ascii="Arial"/>
          <w:w w:val="188"/>
          <w:sz w:val="18"/>
        </w:rPr>
        <w:t xml:space="preserve">: </w:t>
      </w:r>
      <w:r>
        <w:rPr>
          <w:rFonts w:ascii="Arial"/>
          <w:w w:val="105"/>
          <w:sz w:val="18"/>
        </w:rPr>
        <w:t xml:space="preserve">new  = </w:t>
      </w:r>
      <w:r>
        <w:rPr>
          <w:rFonts w:ascii="Arial"/>
          <w:w w:val="165"/>
          <w:sz w:val="18"/>
        </w:rPr>
        <w:t>[]</w:t>
      </w:r>
    </w:p>
    <w:p w:rsidR="00706B87" w:rsidRDefault="00A82C24">
      <w:pPr>
        <w:spacing w:line="207" w:lineRule="exact"/>
        <w:ind w:left="130"/>
        <w:jc w:val="both"/>
        <w:rPr>
          <w:rFonts w:ascii="Arial"/>
          <w:sz w:val="18"/>
        </w:rPr>
      </w:pPr>
      <w:proofErr w:type="gramStart"/>
      <w:r>
        <w:rPr>
          <w:rFonts w:ascii="Arial"/>
          <w:color w:val="00007F"/>
          <w:spacing w:val="10"/>
          <w:w w:val="188"/>
          <w:sz w:val="18"/>
        </w:rPr>
        <w:t>f</w:t>
      </w:r>
      <w:r>
        <w:rPr>
          <w:rFonts w:ascii="Arial"/>
          <w:color w:val="00007F"/>
          <w:spacing w:val="10"/>
          <w:w w:val="94"/>
          <w:sz w:val="18"/>
        </w:rPr>
        <w:t>o</w:t>
      </w:r>
      <w:r>
        <w:rPr>
          <w:rFonts w:ascii="Arial"/>
          <w:color w:val="00007F"/>
          <w:w w:val="157"/>
          <w:sz w:val="18"/>
        </w:rPr>
        <w:t>r</w:t>
      </w:r>
      <w:proofErr w:type="gramEnd"/>
      <w:r>
        <w:rPr>
          <w:rFonts w:ascii="Arial"/>
          <w:color w:val="00007F"/>
          <w:sz w:val="18"/>
        </w:rPr>
        <w:t xml:space="preserve">  </w:t>
      </w:r>
      <w:r>
        <w:rPr>
          <w:rFonts w:ascii="Arial"/>
          <w:color w:val="00007F"/>
          <w:spacing w:val="-21"/>
          <w:sz w:val="18"/>
        </w:rPr>
        <w:t xml:space="preserve"> </w:t>
      </w:r>
      <w:r>
        <w:rPr>
          <w:rFonts w:ascii="Arial"/>
          <w:spacing w:val="11"/>
          <w:w w:val="104"/>
          <w:sz w:val="18"/>
        </w:rPr>
        <w:t>s</w:t>
      </w:r>
      <w:r>
        <w:rPr>
          <w:rFonts w:ascii="Arial"/>
          <w:spacing w:val="11"/>
          <w:w w:val="188"/>
          <w:sz w:val="18"/>
        </w:rPr>
        <w:t>t</w:t>
      </w:r>
      <w:r>
        <w:rPr>
          <w:rFonts w:ascii="Arial"/>
          <w:spacing w:val="11"/>
          <w:w w:val="94"/>
          <w:sz w:val="18"/>
        </w:rPr>
        <w:t>o</w:t>
      </w:r>
      <w:r>
        <w:rPr>
          <w:rFonts w:ascii="Arial"/>
          <w:spacing w:val="11"/>
          <w:w w:val="104"/>
          <w:sz w:val="18"/>
        </w:rPr>
        <w:t>ck</w:t>
      </w:r>
      <w:r>
        <w:rPr>
          <w:rFonts w:ascii="Arial"/>
          <w:w w:val="104"/>
          <w:sz w:val="18"/>
        </w:rPr>
        <w:t>s</w:t>
      </w:r>
      <w:r>
        <w:rPr>
          <w:rFonts w:ascii="Arial"/>
          <w:sz w:val="18"/>
        </w:rPr>
        <w:t xml:space="preserve">  </w:t>
      </w:r>
      <w:r>
        <w:rPr>
          <w:rFonts w:ascii="Arial"/>
          <w:spacing w:val="-22"/>
          <w:sz w:val="18"/>
        </w:rPr>
        <w:t xml:space="preserve"> </w:t>
      </w:r>
      <w:r>
        <w:rPr>
          <w:rFonts w:ascii="Arial"/>
          <w:color w:val="00007F"/>
          <w:spacing w:val="8"/>
          <w:w w:val="235"/>
          <w:sz w:val="18"/>
        </w:rPr>
        <w:t>i</w:t>
      </w:r>
      <w:r>
        <w:rPr>
          <w:rFonts w:ascii="Arial"/>
          <w:color w:val="00007F"/>
          <w:w w:val="94"/>
          <w:sz w:val="18"/>
        </w:rPr>
        <w:t>n</w:t>
      </w:r>
      <w:r>
        <w:rPr>
          <w:rFonts w:ascii="Arial"/>
          <w:color w:val="00007F"/>
          <w:sz w:val="18"/>
        </w:rPr>
        <w:t xml:space="preserve">  </w:t>
      </w:r>
      <w:r>
        <w:rPr>
          <w:rFonts w:ascii="Arial"/>
          <w:color w:val="00007F"/>
          <w:spacing w:val="-22"/>
          <w:sz w:val="18"/>
        </w:rPr>
        <w:t xml:space="preserve"> </w:t>
      </w:r>
      <w:r>
        <w:rPr>
          <w:rFonts w:ascii="Arial"/>
          <w:spacing w:val="11"/>
          <w:w w:val="104"/>
          <w:sz w:val="18"/>
        </w:rPr>
        <w:t>s</w:t>
      </w:r>
      <w:r>
        <w:rPr>
          <w:rFonts w:ascii="Arial"/>
          <w:spacing w:val="11"/>
          <w:w w:val="188"/>
          <w:sz w:val="18"/>
        </w:rPr>
        <w:t>t</w:t>
      </w:r>
      <w:r>
        <w:rPr>
          <w:rFonts w:ascii="Arial"/>
          <w:spacing w:val="11"/>
          <w:w w:val="94"/>
          <w:sz w:val="18"/>
        </w:rPr>
        <w:t>o</w:t>
      </w:r>
      <w:r>
        <w:rPr>
          <w:rFonts w:ascii="Arial"/>
          <w:spacing w:val="11"/>
          <w:w w:val="104"/>
          <w:sz w:val="18"/>
        </w:rPr>
        <w:t>ck</w:t>
      </w:r>
      <w:r>
        <w:rPr>
          <w:rFonts w:ascii="Arial"/>
          <w:spacing w:val="18"/>
          <w:w w:val="104"/>
          <w:sz w:val="18"/>
        </w:rPr>
        <w:t>s</w:t>
      </w:r>
      <w:r>
        <w:rPr>
          <w:rFonts w:ascii="Arial"/>
          <w:w w:val="188"/>
          <w:sz w:val="18"/>
        </w:rPr>
        <w:t>:</w:t>
      </w:r>
    </w:p>
    <w:p w:rsidR="00706B87" w:rsidRDefault="00A82C24">
      <w:pPr>
        <w:spacing w:before="23"/>
        <w:ind w:left="545" w:right="2719"/>
        <w:jc w:val="center"/>
        <w:rPr>
          <w:rFonts w:ascii="Arial"/>
          <w:sz w:val="18"/>
        </w:rPr>
      </w:pPr>
      <w:r>
        <w:pict>
          <v:line id="_x0000_s1028" style="position:absolute;left:0;text-align:left;z-index:251663360;mso-position-horizontal-relative:page" from="1in,16.25pt" to="300pt,16.25pt" strokeweight=".14042mm">
            <w10:wrap anchorx="page"/>
          </v:line>
        </w:pict>
      </w:r>
      <w:proofErr w:type="gramStart"/>
      <w:r>
        <w:rPr>
          <w:rFonts w:ascii="Arial"/>
          <w:color w:val="00007F"/>
          <w:spacing w:val="11"/>
          <w:w w:val="94"/>
          <w:sz w:val="18"/>
        </w:rPr>
        <w:t>p</w:t>
      </w:r>
      <w:r>
        <w:rPr>
          <w:rFonts w:ascii="Arial"/>
          <w:color w:val="00007F"/>
          <w:spacing w:val="11"/>
          <w:w w:val="157"/>
          <w:sz w:val="18"/>
        </w:rPr>
        <w:t>r</w:t>
      </w:r>
      <w:r>
        <w:rPr>
          <w:rFonts w:ascii="Arial"/>
          <w:color w:val="00007F"/>
          <w:spacing w:val="11"/>
          <w:w w:val="235"/>
          <w:sz w:val="18"/>
        </w:rPr>
        <w:t>i</w:t>
      </w:r>
      <w:r>
        <w:rPr>
          <w:rFonts w:ascii="Arial"/>
          <w:color w:val="00007F"/>
          <w:spacing w:val="11"/>
          <w:w w:val="94"/>
          <w:sz w:val="18"/>
        </w:rPr>
        <w:t>n</w:t>
      </w:r>
      <w:r>
        <w:rPr>
          <w:rFonts w:ascii="Arial"/>
          <w:color w:val="00007F"/>
          <w:spacing w:val="17"/>
          <w:w w:val="188"/>
          <w:sz w:val="18"/>
        </w:rPr>
        <w:t>t</w:t>
      </w:r>
      <w:r>
        <w:rPr>
          <w:rFonts w:ascii="Arial"/>
          <w:spacing w:val="18"/>
          <w:w w:val="157"/>
          <w:sz w:val="18"/>
        </w:rPr>
        <w:t>(</w:t>
      </w:r>
      <w:proofErr w:type="gramEnd"/>
      <w:r>
        <w:rPr>
          <w:rFonts w:ascii="Arial"/>
          <w:spacing w:val="11"/>
          <w:w w:val="104"/>
          <w:sz w:val="18"/>
        </w:rPr>
        <w:t>s</w:t>
      </w:r>
      <w:r>
        <w:rPr>
          <w:rFonts w:ascii="Arial"/>
          <w:spacing w:val="11"/>
          <w:w w:val="188"/>
          <w:sz w:val="18"/>
        </w:rPr>
        <w:t>t</w:t>
      </w:r>
      <w:r>
        <w:rPr>
          <w:rFonts w:ascii="Arial"/>
          <w:spacing w:val="11"/>
          <w:w w:val="94"/>
          <w:sz w:val="18"/>
        </w:rPr>
        <w:t>o</w:t>
      </w:r>
      <w:r>
        <w:rPr>
          <w:rFonts w:ascii="Arial"/>
          <w:spacing w:val="11"/>
          <w:w w:val="104"/>
          <w:sz w:val="18"/>
        </w:rPr>
        <w:t>ck</w:t>
      </w:r>
      <w:r>
        <w:rPr>
          <w:rFonts w:ascii="Arial"/>
          <w:spacing w:val="18"/>
          <w:w w:val="104"/>
          <w:sz w:val="18"/>
        </w:rPr>
        <w:t>s</w:t>
      </w:r>
      <w:r>
        <w:rPr>
          <w:rFonts w:ascii="Arial"/>
          <w:w w:val="157"/>
          <w:sz w:val="18"/>
        </w:rPr>
        <w:t>)</w:t>
      </w:r>
    </w:p>
    <w:p w:rsidR="00706B87" w:rsidRDefault="00706B87">
      <w:pPr>
        <w:pStyle w:val="BodyText"/>
        <w:spacing w:before="8"/>
        <w:rPr>
          <w:rFonts w:ascii="Arial"/>
          <w:sz w:val="24"/>
        </w:rPr>
      </w:pPr>
    </w:p>
    <w:p w:rsidR="00706B87" w:rsidRDefault="00A82C24">
      <w:pPr>
        <w:ind w:left="120"/>
        <w:jc w:val="both"/>
        <w:rPr>
          <w:rFonts w:ascii="Arial"/>
          <w:sz w:val="16"/>
        </w:rPr>
      </w:pPr>
      <w:r>
        <w:rPr>
          <w:rFonts w:ascii="Arial"/>
          <w:sz w:val="16"/>
        </w:rPr>
        <w:t>Fig. 4. Degenerate Student Code</w:t>
      </w:r>
    </w:p>
    <w:p w:rsidR="00706B87" w:rsidRDefault="00A82C24">
      <w:pPr>
        <w:pStyle w:val="BodyText"/>
        <w:spacing w:before="168" w:line="230" w:lineRule="exact"/>
        <w:ind w:left="120"/>
        <w:jc w:val="both"/>
      </w:pPr>
      <w:proofErr w:type="gramStart"/>
      <w:r>
        <w:t>confusing</w:t>
      </w:r>
      <w:proofErr w:type="gramEnd"/>
      <w:r>
        <w:t xml:space="preserve"> comments. The trade-offs in </w:t>
      </w:r>
      <w:proofErr w:type="gramStart"/>
      <w:r>
        <w:t>this  system</w:t>
      </w:r>
      <w:proofErr w:type="gramEnd"/>
      <w:r>
        <w:t xml:space="preserve">  led to BlockPy’s design as a primarily text-driven environment under the</w:t>
      </w:r>
      <w:r>
        <w:rPr>
          <w:spacing w:val="10"/>
        </w:rPr>
        <w:t xml:space="preserve"> </w:t>
      </w:r>
      <w:r>
        <w:t>hood.</w:t>
      </w:r>
    </w:p>
    <w:p w:rsidR="00706B87" w:rsidRDefault="00706B87">
      <w:pPr>
        <w:pStyle w:val="BodyText"/>
        <w:rPr>
          <w:sz w:val="26"/>
        </w:rPr>
      </w:pPr>
    </w:p>
    <w:p w:rsidR="00706B87" w:rsidRDefault="00A82C24">
      <w:pPr>
        <w:pStyle w:val="Heading1"/>
        <w:numPr>
          <w:ilvl w:val="1"/>
          <w:numId w:val="2"/>
        </w:numPr>
        <w:tabs>
          <w:tab w:val="left" w:pos="575"/>
        </w:tabs>
        <w:spacing w:before="1"/>
        <w:ind w:hanging="454"/>
        <w:jc w:val="both"/>
      </w:pPr>
      <w:r>
        <w:t>Block</w:t>
      </w:r>
      <w:r>
        <w:rPr>
          <w:spacing w:val="-5"/>
        </w:rPr>
        <w:t xml:space="preserve"> </w:t>
      </w:r>
      <w:r>
        <w:t>Language</w:t>
      </w:r>
    </w:p>
    <w:p w:rsidR="00706B87" w:rsidRDefault="00A82C24">
      <w:pPr>
        <w:pStyle w:val="BodyText"/>
        <w:spacing w:before="71" w:line="230" w:lineRule="exact"/>
        <w:ind w:left="120"/>
        <w:jc w:val="both"/>
        <w:rPr>
          <w:rFonts w:ascii="Courier New"/>
        </w:rPr>
      </w:pPr>
      <w:r>
        <w:t xml:space="preserve">A criticism of the block interface is that the blocks     do not use accurate Python syntax. For example, the </w:t>
      </w:r>
      <w:proofErr w:type="gramStart"/>
      <w:r>
        <w:t>collection  iteration</w:t>
      </w:r>
      <w:proofErr w:type="gramEnd"/>
      <w:r>
        <w:t xml:space="preserve">  block  that  models  a  Python</w:t>
      </w:r>
      <w:r>
        <w:rPr>
          <w:spacing w:val="-17"/>
        </w:rPr>
        <w:t xml:space="preserve"> </w:t>
      </w:r>
      <w:r>
        <w:rPr>
          <w:rFonts w:ascii="Courier New"/>
        </w:rPr>
        <w:t>For</w:t>
      </w:r>
    </w:p>
    <w:p w:rsidR="00706B87" w:rsidRDefault="00A82C24">
      <w:pPr>
        <w:pStyle w:val="BodyText"/>
        <w:spacing w:line="230" w:lineRule="exact"/>
        <w:ind w:left="119"/>
        <w:jc w:val="both"/>
      </w:pPr>
      <w:r>
        <w:rPr>
          <w:rFonts w:ascii="Courier New" w:hAnsi="Courier New"/>
        </w:rPr>
        <w:t xml:space="preserve">... </w:t>
      </w:r>
      <w:proofErr w:type="gramStart"/>
      <w:r>
        <w:rPr>
          <w:rFonts w:ascii="Courier New" w:hAnsi="Courier New"/>
        </w:rPr>
        <w:t>in</w:t>
      </w:r>
      <w:proofErr w:type="gramEnd"/>
      <w:r>
        <w:rPr>
          <w:rFonts w:ascii="Courier New" w:hAnsi="Courier New"/>
        </w:rPr>
        <w:t xml:space="preserve"> </w:t>
      </w:r>
      <w:r>
        <w:t xml:space="preserve">loop has more explicit plain text phrasing,  to explain the nature of the block more clearly: </w:t>
      </w:r>
      <w:r>
        <w:rPr>
          <w:rFonts w:ascii="Courier New" w:hAnsi="Courier New"/>
        </w:rPr>
        <w:t>for each item [ ] in list [ ]</w:t>
      </w:r>
      <w:r>
        <w:t xml:space="preserve">. </w:t>
      </w:r>
      <w:r>
        <w:rPr>
          <w:spacing w:val="-3"/>
        </w:rPr>
        <w:t xml:space="preserve">Similarly, </w:t>
      </w:r>
      <w:r>
        <w:t xml:space="preserve">the as- </w:t>
      </w:r>
      <w:proofErr w:type="spellStart"/>
      <w:r>
        <w:t>signment</w:t>
      </w:r>
      <w:proofErr w:type="spellEnd"/>
      <w:r>
        <w:t xml:space="preserve"> block has the text </w:t>
      </w:r>
      <w:r>
        <w:rPr>
          <w:rFonts w:ascii="Courier New" w:hAnsi="Courier New"/>
        </w:rPr>
        <w:t>set [ ] = [ ]</w:t>
      </w:r>
      <w:r>
        <w:t>. Over time, BlockPy’s exact wording has evolved to more closely match Python. However, we feel that explicit text is more helpful to beginners. Although there are advantages to more understandable blocks, there are credible concerns that beginners may learn incorrect syntax.</w:t>
      </w:r>
    </w:p>
    <w:p w:rsidR="00706B87" w:rsidRDefault="00706B87">
      <w:pPr>
        <w:pStyle w:val="BodyText"/>
        <w:spacing w:before="1"/>
        <w:rPr>
          <w:sz w:val="26"/>
        </w:rPr>
      </w:pPr>
    </w:p>
    <w:p w:rsidR="00706B87" w:rsidRDefault="00A82C24">
      <w:pPr>
        <w:pStyle w:val="Heading1"/>
        <w:numPr>
          <w:ilvl w:val="1"/>
          <w:numId w:val="2"/>
        </w:numPr>
        <w:tabs>
          <w:tab w:val="left" w:pos="575"/>
        </w:tabs>
        <w:ind w:hanging="454"/>
        <w:jc w:val="both"/>
      </w:pPr>
      <w:r>
        <w:t>Parser Errors vs. Syntax</w:t>
      </w:r>
      <w:r>
        <w:rPr>
          <w:spacing w:val="-24"/>
        </w:rPr>
        <w:t xml:space="preserve"> </w:t>
      </w:r>
      <w:r>
        <w:t>Errors</w:t>
      </w:r>
    </w:p>
    <w:p w:rsidR="00706B87" w:rsidRDefault="00A82C24">
      <w:pPr>
        <w:pStyle w:val="BodyText"/>
        <w:spacing w:before="71" w:line="230" w:lineRule="exact"/>
        <w:ind w:left="119"/>
        <w:jc w:val="both"/>
      </w:pPr>
      <w:r>
        <w:t xml:space="preserve">In </w:t>
      </w:r>
      <w:r>
        <w:rPr>
          <w:spacing w:val="-4"/>
        </w:rPr>
        <w:t xml:space="preserve">theory, </w:t>
      </w:r>
      <w:r>
        <w:t xml:space="preserve">it is impossible to generate syntactically incorrect Python code when transitioning from the blocks to text. However, it is quite possible for </w:t>
      </w:r>
      <w:proofErr w:type="spellStart"/>
      <w:r>
        <w:t>stu</w:t>
      </w:r>
      <w:proofErr w:type="spellEnd"/>
      <w:r>
        <w:t xml:space="preserve">- dents to write invalid code from the text </w:t>
      </w:r>
      <w:r>
        <w:rPr>
          <w:spacing w:val="-3"/>
        </w:rPr>
        <w:t xml:space="preserve">editor, </w:t>
      </w:r>
      <w:r>
        <w:t xml:space="preserve">making the transition back to blocks problematic. A missing colon, unclosed parentheses, or incorrect in- dentation will prevent Skulpt from generating a valid parse tree. When encountering code with a syntax </w:t>
      </w:r>
      <w:r>
        <w:rPr>
          <w:spacing w:val="-4"/>
        </w:rPr>
        <w:t xml:space="preserve">error, </w:t>
      </w:r>
      <w:r>
        <w:t xml:space="preserve">BlockPy creates “raw blocks” that store the lit- </w:t>
      </w:r>
      <w:proofErr w:type="spellStart"/>
      <w:r>
        <w:t>eral</w:t>
      </w:r>
      <w:proofErr w:type="spellEnd"/>
      <w:r>
        <w:t xml:space="preserve"> Python code. BlockPy will also create raw blocks for language features that are </w:t>
      </w:r>
      <w:proofErr w:type="gramStart"/>
      <w:r>
        <w:t>not  implemented</w:t>
      </w:r>
      <w:proofErr w:type="gramEnd"/>
      <w:r>
        <w:t xml:space="preserve">  in  the block interface, but most of these features are uncommon,</w:t>
      </w:r>
      <w:r>
        <w:rPr>
          <w:spacing w:val="5"/>
        </w:rPr>
        <w:t xml:space="preserve"> </w:t>
      </w:r>
      <w:r>
        <w:t>such</w:t>
      </w:r>
      <w:r>
        <w:rPr>
          <w:spacing w:val="5"/>
        </w:rPr>
        <w:t xml:space="preserve"> </w:t>
      </w:r>
      <w:r>
        <w:t>as</w:t>
      </w:r>
      <w:r>
        <w:rPr>
          <w:spacing w:val="5"/>
        </w:rPr>
        <w:t xml:space="preserve"> </w:t>
      </w:r>
      <w:r>
        <w:rPr>
          <w:rFonts w:ascii="Courier New" w:hAnsi="Courier New"/>
        </w:rPr>
        <w:t>else</w:t>
      </w:r>
      <w:r>
        <w:rPr>
          <w:rFonts w:ascii="Courier New" w:hAnsi="Courier New"/>
          <w:spacing w:val="-61"/>
        </w:rPr>
        <w:t xml:space="preserve"> </w:t>
      </w:r>
      <w:r>
        <w:t>bodies</w:t>
      </w:r>
      <w:r>
        <w:rPr>
          <w:spacing w:val="5"/>
        </w:rPr>
        <w:t xml:space="preserve"> </w:t>
      </w:r>
      <w:r>
        <w:t>in</w:t>
      </w:r>
      <w:r>
        <w:rPr>
          <w:spacing w:val="5"/>
        </w:rPr>
        <w:t xml:space="preserve"> </w:t>
      </w:r>
      <w:r>
        <w:rPr>
          <w:rFonts w:ascii="Courier New" w:hAnsi="Courier New"/>
        </w:rPr>
        <w:t>for</w:t>
      </w:r>
      <w:r>
        <w:rPr>
          <w:rFonts w:ascii="Courier New" w:hAnsi="Courier New"/>
          <w:spacing w:val="-61"/>
        </w:rPr>
        <w:t xml:space="preserve"> </w:t>
      </w:r>
      <w:r>
        <w:t>loops.</w:t>
      </w:r>
    </w:p>
    <w:p w:rsidR="00706B87" w:rsidRDefault="00A82C24">
      <w:pPr>
        <w:pStyle w:val="BodyText"/>
        <w:spacing w:before="1" w:line="230" w:lineRule="exact"/>
        <w:ind w:left="119" w:firstLine="285"/>
        <w:jc w:val="both"/>
      </w:pPr>
      <w:r>
        <w:t>The algorithm for translating code attempts to create</w:t>
      </w:r>
      <w:r>
        <w:rPr>
          <w:spacing w:val="-8"/>
        </w:rPr>
        <w:t xml:space="preserve"> </w:t>
      </w:r>
      <w:r>
        <w:t>as</w:t>
      </w:r>
      <w:r>
        <w:rPr>
          <w:spacing w:val="-8"/>
        </w:rPr>
        <w:t xml:space="preserve"> </w:t>
      </w:r>
      <w:r>
        <w:t>many</w:t>
      </w:r>
      <w:r>
        <w:rPr>
          <w:spacing w:val="-8"/>
        </w:rPr>
        <w:t xml:space="preserve"> </w:t>
      </w:r>
      <w:r>
        <w:t>blocks</w:t>
      </w:r>
      <w:r>
        <w:rPr>
          <w:spacing w:val="-8"/>
        </w:rPr>
        <w:t xml:space="preserve"> </w:t>
      </w:r>
      <w:r>
        <w:t>as</w:t>
      </w:r>
      <w:r>
        <w:rPr>
          <w:spacing w:val="-8"/>
        </w:rPr>
        <w:t xml:space="preserve"> </w:t>
      </w:r>
      <w:r>
        <w:t>possible,</w:t>
      </w:r>
      <w:r>
        <w:rPr>
          <w:spacing w:val="-8"/>
        </w:rPr>
        <w:t xml:space="preserve"> </w:t>
      </w:r>
      <w:r>
        <w:t>but</w:t>
      </w:r>
      <w:r>
        <w:rPr>
          <w:spacing w:val="-8"/>
        </w:rPr>
        <w:t xml:space="preserve"> </w:t>
      </w:r>
      <w:r>
        <w:t>can</w:t>
      </w:r>
      <w:r>
        <w:rPr>
          <w:spacing w:val="-8"/>
        </w:rPr>
        <w:t xml:space="preserve"> </w:t>
      </w:r>
      <w:r>
        <w:t>often</w:t>
      </w:r>
      <w:r>
        <w:rPr>
          <w:spacing w:val="-8"/>
        </w:rPr>
        <w:t xml:space="preserve"> </w:t>
      </w:r>
      <w:r>
        <w:t>be</w:t>
      </w:r>
      <w:r>
        <w:rPr>
          <w:spacing w:val="-8"/>
        </w:rPr>
        <w:t xml:space="preserve"> </w:t>
      </w:r>
      <w:r>
        <w:t xml:space="preserve">con- founded into creating one large raw block. Although some might </w:t>
      </w:r>
      <w:proofErr w:type="gramStart"/>
      <w:r>
        <w:t>consider  this</w:t>
      </w:r>
      <w:proofErr w:type="gramEnd"/>
      <w:r>
        <w:t xml:space="preserve">  a  major  disadvantage,  it  is not necessarily desirable to ensure  that  students are always writing completely valid programs at all times, especially in the early stages of constructing an algorithm, particularly when new programming con- </w:t>
      </w:r>
      <w:proofErr w:type="spellStart"/>
      <w:r>
        <w:t>structs</w:t>
      </w:r>
      <w:proofErr w:type="spellEnd"/>
      <w:r>
        <w:t xml:space="preserve"> are introduced. Although BlockPy is built on the premise that it is worth delaying the conversation </w:t>
      </w:r>
      <w:proofErr w:type="gramStart"/>
      <w:r>
        <w:t>about  syntax</w:t>
      </w:r>
      <w:proofErr w:type="gramEnd"/>
      <w:r>
        <w:t xml:space="preserve">,  all  students  must  eventually </w:t>
      </w:r>
      <w:r>
        <w:rPr>
          <w:spacing w:val="29"/>
        </w:rPr>
        <w:t xml:space="preserve"> </w:t>
      </w:r>
      <w:r>
        <w:t>become</w:t>
      </w:r>
    </w:p>
    <w:p w:rsidR="00706B87" w:rsidRDefault="00A82C24">
      <w:pPr>
        <w:spacing w:before="174" w:line="182" w:lineRule="exact"/>
        <w:ind w:left="2064" w:right="2118"/>
        <w:jc w:val="center"/>
        <w:rPr>
          <w:rFonts w:ascii="Arial"/>
          <w:sz w:val="16"/>
        </w:rPr>
      </w:pPr>
      <w:r>
        <w:br w:type="column"/>
      </w:r>
      <w:r>
        <w:rPr>
          <w:rFonts w:ascii="Arial"/>
          <w:sz w:val="16"/>
        </w:rPr>
        <w:t>TABLE 1</w:t>
      </w:r>
    </w:p>
    <w:p w:rsidR="00706B87" w:rsidRDefault="00A82C24">
      <w:pPr>
        <w:spacing w:line="182" w:lineRule="exact"/>
        <w:ind w:left="1129"/>
        <w:rPr>
          <w:rFonts w:ascii="Arial"/>
          <w:sz w:val="16"/>
        </w:rPr>
      </w:pPr>
      <w:r>
        <w:rPr>
          <w:rFonts w:ascii="Arial"/>
          <w:sz w:val="16"/>
        </w:rPr>
        <w:t>Overview of the BlockPy Curriculum</w:t>
      </w:r>
    </w:p>
    <w:p w:rsidR="00706B87" w:rsidRDefault="00706B87">
      <w:pPr>
        <w:pStyle w:val="BodyText"/>
        <w:spacing w:before="10"/>
        <w:rPr>
          <w:rFonts w:ascii="Arial"/>
          <w:sz w:val="22"/>
        </w:rPr>
      </w:pPr>
    </w:p>
    <w:tbl>
      <w:tblPr>
        <w:tblW w:w="0" w:type="auto"/>
        <w:tblInd w:w="12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04"/>
        <w:gridCol w:w="1050"/>
        <w:gridCol w:w="2673"/>
      </w:tblGrid>
      <w:tr w:rsidR="00706B87">
        <w:trPr>
          <w:trHeight w:hRule="exact" w:val="238"/>
        </w:trPr>
        <w:tc>
          <w:tcPr>
            <w:tcW w:w="904" w:type="dxa"/>
            <w:tcBorders>
              <w:top w:val="nil"/>
              <w:left w:val="nil"/>
            </w:tcBorders>
          </w:tcPr>
          <w:p w:rsidR="00706B87" w:rsidRDefault="00A82C24">
            <w:pPr>
              <w:pStyle w:val="TableParagraph"/>
              <w:ind w:left="119" w:right="0"/>
              <w:jc w:val="left"/>
              <w:rPr>
                <w:sz w:val="16"/>
              </w:rPr>
            </w:pPr>
            <w:r>
              <w:rPr>
                <w:sz w:val="16"/>
              </w:rPr>
              <w:t>Problems</w:t>
            </w:r>
          </w:p>
        </w:tc>
        <w:tc>
          <w:tcPr>
            <w:tcW w:w="1050" w:type="dxa"/>
            <w:tcBorders>
              <w:top w:val="nil"/>
            </w:tcBorders>
          </w:tcPr>
          <w:p w:rsidR="00706B87" w:rsidRDefault="00A82C24">
            <w:pPr>
              <w:pStyle w:val="TableParagraph"/>
              <w:rPr>
                <w:sz w:val="16"/>
              </w:rPr>
            </w:pPr>
            <w:r>
              <w:rPr>
                <w:sz w:val="16"/>
              </w:rPr>
              <w:t>Type</w:t>
            </w:r>
          </w:p>
        </w:tc>
        <w:tc>
          <w:tcPr>
            <w:tcW w:w="2673" w:type="dxa"/>
            <w:tcBorders>
              <w:top w:val="nil"/>
              <w:right w:val="nil"/>
            </w:tcBorders>
          </w:tcPr>
          <w:p w:rsidR="00706B87" w:rsidRDefault="00A82C24">
            <w:pPr>
              <w:pStyle w:val="TableParagraph"/>
              <w:ind w:left="92"/>
              <w:rPr>
                <w:sz w:val="16"/>
              </w:rPr>
            </w:pPr>
            <w:r>
              <w:rPr>
                <w:sz w:val="16"/>
              </w:rPr>
              <w:t>Topics</w:t>
            </w:r>
          </w:p>
        </w:tc>
      </w:tr>
      <w:tr w:rsidR="00706B87">
        <w:trPr>
          <w:trHeight w:hRule="exact" w:val="242"/>
        </w:trPr>
        <w:tc>
          <w:tcPr>
            <w:tcW w:w="904" w:type="dxa"/>
            <w:tcBorders>
              <w:left w:val="nil"/>
            </w:tcBorders>
          </w:tcPr>
          <w:p w:rsidR="00706B87" w:rsidRDefault="00A82C24">
            <w:pPr>
              <w:pStyle w:val="TableParagraph"/>
              <w:ind w:left="119" w:right="0"/>
              <w:jc w:val="left"/>
              <w:rPr>
                <w:sz w:val="16"/>
              </w:rPr>
            </w:pPr>
            <w:r>
              <w:rPr>
                <w:sz w:val="16"/>
              </w:rPr>
              <w:t>#1.1-#1.5</w:t>
            </w:r>
          </w:p>
        </w:tc>
        <w:tc>
          <w:tcPr>
            <w:tcW w:w="1050" w:type="dxa"/>
          </w:tcPr>
          <w:p w:rsidR="00706B87" w:rsidRDefault="00A82C24">
            <w:pPr>
              <w:pStyle w:val="TableParagraph"/>
              <w:rPr>
                <w:sz w:val="16"/>
              </w:rPr>
            </w:pPr>
            <w:r>
              <w:rPr>
                <w:sz w:val="16"/>
              </w:rPr>
              <w:t>Classwork</w:t>
            </w:r>
          </w:p>
        </w:tc>
        <w:tc>
          <w:tcPr>
            <w:tcW w:w="2673" w:type="dxa"/>
            <w:tcBorders>
              <w:right w:val="nil"/>
            </w:tcBorders>
          </w:tcPr>
          <w:p w:rsidR="00706B87" w:rsidRDefault="00A82C24">
            <w:pPr>
              <w:pStyle w:val="TableParagraph"/>
              <w:ind w:left="94"/>
              <w:rPr>
                <w:sz w:val="16"/>
              </w:rPr>
            </w:pPr>
            <w:r>
              <w:rPr>
                <w:sz w:val="16"/>
              </w:rPr>
              <w:t>Printing, Variables, Plotting</w:t>
            </w:r>
          </w:p>
        </w:tc>
      </w:tr>
      <w:tr w:rsidR="00706B87">
        <w:trPr>
          <w:trHeight w:hRule="exact" w:val="242"/>
        </w:trPr>
        <w:tc>
          <w:tcPr>
            <w:tcW w:w="904" w:type="dxa"/>
            <w:tcBorders>
              <w:left w:val="nil"/>
            </w:tcBorders>
          </w:tcPr>
          <w:p w:rsidR="00706B87" w:rsidRDefault="00A82C24">
            <w:pPr>
              <w:pStyle w:val="TableParagraph"/>
              <w:ind w:left="119" w:right="0"/>
              <w:jc w:val="left"/>
              <w:rPr>
                <w:sz w:val="16"/>
              </w:rPr>
            </w:pPr>
            <w:r>
              <w:rPr>
                <w:sz w:val="16"/>
              </w:rPr>
              <w:t>#1.6-#1.8</w:t>
            </w:r>
          </w:p>
        </w:tc>
        <w:tc>
          <w:tcPr>
            <w:tcW w:w="1050" w:type="dxa"/>
          </w:tcPr>
          <w:p w:rsidR="00706B87" w:rsidRDefault="00A82C24">
            <w:pPr>
              <w:pStyle w:val="TableParagraph"/>
              <w:rPr>
                <w:sz w:val="16"/>
              </w:rPr>
            </w:pPr>
            <w:r>
              <w:rPr>
                <w:sz w:val="16"/>
              </w:rPr>
              <w:t>Homework</w:t>
            </w:r>
          </w:p>
        </w:tc>
        <w:tc>
          <w:tcPr>
            <w:tcW w:w="2673" w:type="dxa"/>
            <w:tcBorders>
              <w:right w:val="nil"/>
            </w:tcBorders>
          </w:tcPr>
          <w:p w:rsidR="00706B87" w:rsidRDefault="00A82C24">
            <w:pPr>
              <w:pStyle w:val="TableParagraph"/>
              <w:ind w:left="94"/>
              <w:rPr>
                <w:sz w:val="16"/>
              </w:rPr>
            </w:pPr>
            <w:r>
              <w:rPr>
                <w:sz w:val="16"/>
              </w:rPr>
              <w:t>Printing, Variables, Plotting</w:t>
            </w:r>
          </w:p>
        </w:tc>
      </w:tr>
      <w:tr w:rsidR="00706B87">
        <w:trPr>
          <w:trHeight w:hRule="exact" w:val="242"/>
        </w:trPr>
        <w:tc>
          <w:tcPr>
            <w:tcW w:w="904" w:type="dxa"/>
            <w:tcBorders>
              <w:left w:val="nil"/>
            </w:tcBorders>
          </w:tcPr>
          <w:p w:rsidR="00706B87" w:rsidRDefault="00A82C24">
            <w:pPr>
              <w:pStyle w:val="TableParagraph"/>
              <w:ind w:left="119" w:right="0"/>
              <w:jc w:val="left"/>
              <w:rPr>
                <w:sz w:val="16"/>
              </w:rPr>
            </w:pPr>
            <w:r>
              <w:rPr>
                <w:sz w:val="16"/>
              </w:rPr>
              <w:t>#2.1-#2.5</w:t>
            </w:r>
          </w:p>
        </w:tc>
        <w:tc>
          <w:tcPr>
            <w:tcW w:w="1050" w:type="dxa"/>
          </w:tcPr>
          <w:p w:rsidR="00706B87" w:rsidRDefault="00A82C24">
            <w:pPr>
              <w:pStyle w:val="TableParagraph"/>
              <w:rPr>
                <w:sz w:val="16"/>
              </w:rPr>
            </w:pPr>
            <w:r>
              <w:rPr>
                <w:sz w:val="16"/>
              </w:rPr>
              <w:t>Classwork</w:t>
            </w:r>
          </w:p>
        </w:tc>
        <w:tc>
          <w:tcPr>
            <w:tcW w:w="2673" w:type="dxa"/>
            <w:tcBorders>
              <w:right w:val="nil"/>
            </w:tcBorders>
          </w:tcPr>
          <w:p w:rsidR="00706B87" w:rsidRDefault="00A82C24">
            <w:pPr>
              <w:pStyle w:val="TableParagraph"/>
              <w:ind w:left="94"/>
              <w:rPr>
                <w:sz w:val="16"/>
              </w:rPr>
            </w:pPr>
            <w:r>
              <w:rPr>
                <w:sz w:val="16"/>
              </w:rPr>
              <w:t>Iteration, Accumulation, Mapping</w:t>
            </w:r>
          </w:p>
        </w:tc>
      </w:tr>
      <w:tr w:rsidR="00706B87">
        <w:trPr>
          <w:trHeight w:hRule="exact" w:val="242"/>
        </w:trPr>
        <w:tc>
          <w:tcPr>
            <w:tcW w:w="904" w:type="dxa"/>
            <w:tcBorders>
              <w:left w:val="nil"/>
            </w:tcBorders>
          </w:tcPr>
          <w:p w:rsidR="00706B87" w:rsidRDefault="00A82C24">
            <w:pPr>
              <w:pStyle w:val="TableParagraph"/>
              <w:ind w:left="119" w:right="0"/>
              <w:jc w:val="left"/>
              <w:rPr>
                <w:sz w:val="16"/>
              </w:rPr>
            </w:pPr>
            <w:r>
              <w:rPr>
                <w:sz w:val="16"/>
              </w:rPr>
              <w:t>#2.6-#2.8</w:t>
            </w:r>
          </w:p>
        </w:tc>
        <w:tc>
          <w:tcPr>
            <w:tcW w:w="1050" w:type="dxa"/>
          </w:tcPr>
          <w:p w:rsidR="00706B87" w:rsidRDefault="00A82C24">
            <w:pPr>
              <w:pStyle w:val="TableParagraph"/>
              <w:rPr>
                <w:sz w:val="16"/>
              </w:rPr>
            </w:pPr>
            <w:r>
              <w:rPr>
                <w:sz w:val="16"/>
              </w:rPr>
              <w:t>Homework</w:t>
            </w:r>
          </w:p>
        </w:tc>
        <w:tc>
          <w:tcPr>
            <w:tcW w:w="2673" w:type="dxa"/>
            <w:tcBorders>
              <w:right w:val="nil"/>
            </w:tcBorders>
          </w:tcPr>
          <w:p w:rsidR="00706B87" w:rsidRDefault="00A82C24">
            <w:pPr>
              <w:pStyle w:val="TableParagraph"/>
              <w:ind w:left="94"/>
              <w:rPr>
                <w:sz w:val="16"/>
              </w:rPr>
            </w:pPr>
            <w:r>
              <w:rPr>
                <w:sz w:val="16"/>
              </w:rPr>
              <w:t>Iteration, Accumulation, Mapping</w:t>
            </w:r>
          </w:p>
        </w:tc>
      </w:tr>
      <w:tr w:rsidR="00706B87">
        <w:trPr>
          <w:trHeight w:hRule="exact" w:val="242"/>
        </w:trPr>
        <w:tc>
          <w:tcPr>
            <w:tcW w:w="904" w:type="dxa"/>
            <w:tcBorders>
              <w:left w:val="nil"/>
            </w:tcBorders>
          </w:tcPr>
          <w:p w:rsidR="00706B87" w:rsidRDefault="00A82C24">
            <w:pPr>
              <w:pStyle w:val="TableParagraph"/>
              <w:ind w:left="119" w:right="0"/>
              <w:jc w:val="left"/>
              <w:rPr>
                <w:sz w:val="16"/>
              </w:rPr>
            </w:pPr>
            <w:r>
              <w:rPr>
                <w:sz w:val="16"/>
              </w:rPr>
              <w:t>#3.1-#3.6</w:t>
            </w:r>
          </w:p>
        </w:tc>
        <w:tc>
          <w:tcPr>
            <w:tcW w:w="1050" w:type="dxa"/>
          </w:tcPr>
          <w:p w:rsidR="00706B87" w:rsidRDefault="00A82C24">
            <w:pPr>
              <w:pStyle w:val="TableParagraph"/>
              <w:rPr>
                <w:sz w:val="16"/>
              </w:rPr>
            </w:pPr>
            <w:r>
              <w:rPr>
                <w:sz w:val="16"/>
              </w:rPr>
              <w:t>Classwork</w:t>
            </w:r>
          </w:p>
        </w:tc>
        <w:tc>
          <w:tcPr>
            <w:tcW w:w="2673" w:type="dxa"/>
            <w:tcBorders>
              <w:right w:val="nil"/>
            </w:tcBorders>
          </w:tcPr>
          <w:p w:rsidR="00706B87" w:rsidRDefault="00A82C24">
            <w:pPr>
              <w:pStyle w:val="TableParagraph"/>
              <w:ind w:left="94"/>
              <w:rPr>
                <w:sz w:val="16"/>
              </w:rPr>
            </w:pPr>
            <w:r>
              <w:rPr>
                <w:sz w:val="16"/>
              </w:rPr>
              <w:t>Conditionals, Filtering Lists</w:t>
            </w:r>
          </w:p>
        </w:tc>
      </w:tr>
      <w:tr w:rsidR="00706B87">
        <w:trPr>
          <w:trHeight w:hRule="exact" w:val="242"/>
        </w:trPr>
        <w:tc>
          <w:tcPr>
            <w:tcW w:w="904" w:type="dxa"/>
            <w:tcBorders>
              <w:left w:val="nil"/>
            </w:tcBorders>
          </w:tcPr>
          <w:p w:rsidR="00706B87" w:rsidRDefault="00A82C24">
            <w:pPr>
              <w:pStyle w:val="TableParagraph"/>
              <w:ind w:left="119" w:right="0"/>
              <w:jc w:val="left"/>
              <w:rPr>
                <w:sz w:val="16"/>
              </w:rPr>
            </w:pPr>
            <w:r>
              <w:rPr>
                <w:sz w:val="16"/>
              </w:rPr>
              <w:t>#3.7-#3.8</w:t>
            </w:r>
          </w:p>
        </w:tc>
        <w:tc>
          <w:tcPr>
            <w:tcW w:w="1050" w:type="dxa"/>
          </w:tcPr>
          <w:p w:rsidR="00706B87" w:rsidRDefault="00A82C24">
            <w:pPr>
              <w:pStyle w:val="TableParagraph"/>
              <w:rPr>
                <w:sz w:val="16"/>
              </w:rPr>
            </w:pPr>
            <w:r>
              <w:rPr>
                <w:sz w:val="16"/>
              </w:rPr>
              <w:t>Homework</w:t>
            </w:r>
          </w:p>
        </w:tc>
        <w:tc>
          <w:tcPr>
            <w:tcW w:w="2673" w:type="dxa"/>
            <w:tcBorders>
              <w:right w:val="nil"/>
            </w:tcBorders>
          </w:tcPr>
          <w:p w:rsidR="00706B87" w:rsidRDefault="00A82C24">
            <w:pPr>
              <w:pStyle w:val="TableParagraph"/>
              <w:ind w:left="94"/>
              <w:rPr>
                <w:sz w:val="16"/>
              </w:rPr>
            </w:pPr>
            <w:r>
              <w:rPr>
                <w:sz w:val="16"/>
              </w:rPr>
              <w:t>Conditionals, Filtering Lists</w:t>
            </w:r>
          </w:p>
        </w:tc>
      </w:tr>
      <w:tr w:rsidR="00706B87">
        <w:trPr>
          <w:trHeight w:hRule="exact" w:val="242"/>
        </w:trPr>
        <w:tc>
          <w:tcPr>
            <w:tcW w:w="904" w:type="dxa"/>
            <w:tcBorders>
              <w:left w:val="nil"/>
            </w:tcBorders>
          </w:tcPr>
          <w:p w:rsidR="00706B87" w:rsidRDefault="00A82C24">
            <w:pPr>
              <w:pStyle w:val="TableParagraph"/>
              <w:ind w:left="119" w:right="0"/>
              <w:jc w:val="left"/>
              <w:rPr>
                <w:sz w:val="16"/>
              </w:rPr>
            </w:pPr>
            <w:r>
              <w:rPr>
                <w:sz w:val="16"/>
              </w:rPr>
              <w:t>#4.1-#4.6</w:t>
            </w:r>
          </w:p>
        </w:tc>
        <w:tc>
          <w:tcPr>
            <w:tcW w:w="1050" w:type="dxa"/>
          </w:tcPr>
          <w:p w:rsidR="00706B87" w:rsidRDefault="00A82C24">
            <w:pPr>
              <w:pStyle w:val="TableParagraph"/>
              <w:rPr>
                <w:sz w:val="16"/>
              </w:rPr>
            </w:pPr>
            <w:r>
              <w:rPr>
                <w:sz w:val="16"/>
              </w:rPr>
              <w:t>Classwork</w:t>
            </w:r>
          </w:p>
        </w:tc>
        <w:tc>
          <w:tcPr>
            <w:tcW w:w="2673" w:type="dxa"/>
            <w:tcBorders>
              <w:right w:val="nil"/>
            </w:tcBorders>
          </w:tcPr>
          <w:p w:rsidR="00706B87" w:rsidRDefault="00A82C24">
            <w:pPr>
              <w:pStyle w:val="TableParagraph"/>
              <w:ind w:left="94"/>
              <w:rPr>
                <w:sz w:val="16"/>
              </w:rPr>
            </w:pPr>
            <w:r>
              <w:rPr>
                <w:sz w:val="16"/>
              </w:rPr>
              <w:t>Textual Code, List Transformation</w:t>
            </w:r>
          </w:p>
        </w:tc>
      </w:tr>
      <w:tr w:rsidR="00706B87">
        <w:trPr>
          <w:trHeight w:hRule="exact" w:val="242"/>
        </w:trPr>
        <w:tc>
          <w:tcPr>
            <w:tcW w:w="904" w:type="dxa"/>
            <w:tcBorders>
              <w:left w:val="nil"/>
            </w:tcBorders>
          </w:tcPr>
          <w:p w:rsidR="00706B87" w:rsidRDefault="00A82C24">
            <w:pPr>
              <w:pStyle w:val="TableParagraph"/>
              <w:ind w:left="119" w:right="0"/>
              <w:jc w:val="left"/>
              <w:rPr>
                <w:sz w:val="16"/>
              </w:rPr>
            </w:pPr>
            <w:r>
              <w:rPr>
                <w:sz w:val="16"/>
              </w:rPr>
              <w:t>#4.7-#4.A</w:t>
            </w:r>
          </w:p>
        </w:tc>
        <w:tc>
          <w:tcPr>
            <w:tcW w:w="1050" w:type="dxa"/>
          </w:tcPr>
          <w:p w:rsidR="00706B87" w:rsidRDefault="00A82C24">
            <w:pPr>
              <w:pStyle w:val="TableParagraph"/>
              <w:rPr>
                <w:sz w:val="16"/>
              </w:rPr>
            </w:pPr>
            <w:r>
              <w:rPr>
                <w:sz w:val="16"/>
              </w:rPr>
              <w:t>Homework</w:t>
            </w:r>
          </w:p>
        </w:tc>
        <w:tc>
          <w:tcPr>
            <w:tcW w:w="2673" w:type="dxa"/>
            <w:tcBorders>
              <w:right w:val="nil"/>
            </w:tcBorders>
          </w:tcPr>
          <w:p w:rsidR="00706B87" w:rsidRDefault="00A82C24">
            <w:pPr>
              <w:pStyle w:val="TableParagraph"/>
              <w:ind w:left="94"/>
              <w:rPr>
                <w:sz w:val="16"/>
              </w:rPr>
            </w:pPr>
            <w:r>
              <w:rPr>
                <w:sz w:val="16"/>
              </w:rPr>
              <w:t>Textual Code, List Transformation</w:t>
            </w:r>
          </w:p>
        </w:tc>
      </w:tr>
    </w:tbl>
    <w:p w:rsidR="00706B87" w:rsidRDefault="00706B87">
      <w:pPr>
        <w:pStyle w:val="BodyText"/>
        <w:rPr>
          <w:rFonts w:ascii="Arial"/>
          <w:sz w:val="20"/>
        </w:rPr>
      </w:pPr>
    </w:p>
    <w:p w:rsidR="00706B87" w:rsidRDefault="00706B87">
      <w:pPr>
        <w:pStyle w:val="BodyText"/>
        <w:spacing w:before="10"/>
        <w:rPr>
          <w:rFonts w:ascii="Arial"/>
          <w:sz w:val="15"/>
        </w:rPr>
      </w:pPr>
    </w:p>
    <w:p w:rsidR="00706B87" w:rsidRDefault="00A82C24">
      <w:pPr>
        <w:pStyle w:val="BodyText"/>
        <w:spacing w:line="230" w:lineRule="exact"/>
        <w:ind w:left="123" w:right="179"/>
        <w:jc w:val="both"/>
      </w:pPr>
      <w:proofErr w:type="gramStart"/>
      <w:r>
        <w:t>comfortable</w:t>
      </w:r>
      <w:proofErr w:type="gramEnd"/>
      <w:r>
        <w:t xml:space="preserve"> with the details of writing structurally correct code.</w:t>
      </w:r>
    </w:p>
    <w:p w:rsidR="00706B87" w:rsidRDefault="00A82C24">
      <w:pPr>
        <w:pStyle w:val="BodyText"/>
        <w:spacing w:before="3" w:line="230" w:lineRule="exact"/>
        <w:ind w:left="123" w:right="179" w:firstLine="285"/>
        <w:jc w:val="both"/>
      </w:pPr>
      <w:r>
        <w:t xml:space="preserve">It is not always possible to automatically correct    a students’ written code to match their intent (par- </w:t>
      </w:r>
      <w:proofErr w:type="spellStart"/>
      <w:r>
        <w:t>tially</w:t>
      </w:r>
      <w:proofErr w:type="spellEnd"/>
      <w:r>
        <w:rPr>
          <w:spacing w:val="-6"/>
        </w:rPr>
        <w:t xml:space="preserve"> </w:t>
      </w:r>
      <w:r>
        <w:t>because</w:t>
      </w:r>
      <w:r>
        <w:rPr>
          <w:spacing w:val="-6"/>
        </w:rPr>
        <w:t xml:space="preserve"> </w:t>
      </w:r>
      <w:r>
        <w:t>some</w:t>
      </w:r>
      <w:r>
        <w:rPr>
          <w:spacing w:val="-6"/>
        </w:rPr>
        <w:t xml:space="preserve"> </w:t>
      </w:r>
      <w:r>
        <w:t>students</w:t>
      </w:r>
      <w:r>
        <w:rPr>
          <w:spacing w:val="-6"/>
        </w:rPr>
        <w:t xml:space="preserve"> </w:t>
      </w:r>
      <w:r>
        <w:t>may</w:t>
      </w:r>
      <w:r>
        <w:rPr>
          <w:spacing w:val="-6"/>
        </w:rPr>
        <w:t xml:space="preserve"> </w:t>
      </w:r>
      <w:r>
        <w:t>not</w:t>
      </w:r>
      <w:r>
        <w:rPr>
          <w:spacing w:val="-6"/>
        </w:rPr>
        <w:t xml:space="preserve"> </w:t>
      </w:r>
      <w:r>
        <w:t>even</w:t>
      </w:r>
      <w:r>
        <w:rPr>
          <w:spacing w:val="-6"/>
        </w:rPr>
        <w:t xml:space="preserve"> </w:t>
      </w:r>
      <w:r>
        <w:t xml:space="preserve">understand their intent!). However, there are more sophisticated approaches to improving the support given to </w:t>
      </w:r>
      <w:proofErr w:type="spellStart"/>
      <w:r>
        <w:t>stu</w:t>
      </w:r>
      <w:proofErr w:type="spellEnd"/>
      <w:r>
        <w:t>- dents. A more robust parser could be developed to precisely identify student code errors. Alternatively, every</w:t>
      </w:r>
      <w:r>
        <w:rPr>
          <w:spacing w:val="-4"/>
        </w:rPr>
        <w:t xml:space="preserve"> </w:t>
      </w:r>
      <w:r>
        <w:t>subset</w:t>
      </w:r>
      <w:r>
        <w:rPr>
          <w:spacing w:val="-4"/>
        </w:rPr>
        <w:t xml:space="preserve"> </w:t>
      </w:r>
      <w:r>
        <w:t>of</w:t>
      </w:r>
      <w:r>
        <w:rPr>
          <w:spacing w:val="-4"/>
        </w:rPr>
        <w:t xml:space="preserve"> </w:t>
      </w:r>
      <w:r>
        <w:t>the</w:t>
      </w:r>
      <w:r>
        <w:rPr>
          <w:spacing w:val="-4"/>
        </w:rPr>
        <w:t xml:space="preserve"> </w:t>
      </w:r>
      <w:r>
        <w:t>code</w:t>
      </w:r>
      <w:r>
        <w:rPr>
          <w:spacing w:val="-4"/>
        </w:rPr>
        <w:t xml:space="preserve"> </w:t>
      </w:r>
      <w:r>
        <w:t>could</w:t>
      </w:r>
      <w:r>
        <w:rPr>
          <w:spacing w:val="-4"/>
        </w:rPr>
        <w:t xml:space="preserve"> </w:t>
      </w:r>
      <w:r>
        <w:t>be</w:t>
      </w:r>
      <w:r>
        <w:rPr>
          <w:spacing w:val="-4"/>
        </w:rPr>
        <w:t xml:space="preserve"> </w:t>
      </w:r>
      <w:r>
        <w:t>parsed</w:t>
      </w:r>
      <w:r>
        <w:rPr>
          <w:spacing w:val="-4"/>
        </w:rPr>
        <w:t xml:space="preserve"> </w:t>
      </w:r>
      <w:r>
        <w:t>in</w:t>
      </w:r>
      <w:r>
        <w:rPr>
          <w:spacing w:val="-4"/>
        </w:rPr>
        <w:t xml:space="preserve"> </w:t>
      </w:r>
      <w:r>
        <w:t>isolation</w:t>
      </w:r>
      <w:r>
        <w:rPr>
          <w:spacing w:val="-4"/>
        </w:rPr>
        <w:t xml:space="preserve"> </w:t>
      </w:r>
      <w:r>
        <w:t>in order to determine what areas of the code are correct. Rivers and Koedinger explore other approaches that uses prior student submissions for each problem to suggest corrections to the user</w:t>
      </w:r>
      <w:r>
        <w:rPr>
          <w:spacing w:val="21"/>
        </w:rPr>
        <w:t xml:space="preserve"> </w:t>
      </w:r>
      <w:r>
        <w:t>[37].</w:t>
      </w:r>
    </w:p>
    <w:p w:rsidR="00706B87" w:rsidRDefault="00706B87">
      <w:pPr>
        <w:pStyle w:val="BodyText"/>
        <w:spacing w:before="4"/>
        <w:rPr>
          <w:sz w:val="29"/>
        </w:rPr>
      </w:pPr>
    </w:p>
    <w:p w:rsidR="00706B87" w:rsidRDefault="00A82C24">
      <w:pPr>
        <w:pStyle w:val="ListParagraph"/>
        <w:numPr>
          <w:ilvl w:val="0"/>
          <w:numId w:val="2"/>
        </w:numPr>
        <w:tabs>
          <w:tab w:val="left" w:pos="483"/>
        </w:tabs>
        <w:spacing w:line="240" w:lineRule="auto"/>
        <w:ind w:left="482" w:hanging="353"/>
        <w:jc w:val="both"/>
        <w:rPr>
          <w:rFonts w:ascii="Arial"/>
          <w:b/>
        </w:rPr>
      </w:pPr>
      <w:r>
        <w:rPr>
          <w:rFonts w:ascii="Arial"/>
          <w:b/>
          <w:spacing w:val="5"/>
          <w:w w:val="105"/>
        </w:rPr>
        <w:t>E</w:t>
      </w:r>
      <w:r>
        <w:rPr>
          <w:rFonts w:ascii="Arial"/>
          <w:b/>
          <w:spacing w:val="5"/>
          <w:w w:val="105"/>
          <w:sz w:val="17"/>
        </w:rPr>
        <w:t>VALUATION OF</w:t>
      </w:r>
      <w:r>
        <w:rPr>
          <w:rFonts w:ascii="Arial"/>
          <w:b/>
          <w:spacing w:val="-2"/>
          <w:w w:val="105"/>
          <w:sz w:val="17"/>
        </w:rPr>
        <w:t xml:space="preserve"> </w:t>
      </w:r>
      <w:r>
        <w:rPr>
          <w:rFonts w:ascii="Arial"/>
          <w:b/>
          <w:spacing w:val="8"/>
          <w:w w:val="105"/>
        </w:rPr>
        <w:t>B</w:t>
      </w:r>
      <w:r>
        <w:rPr>
          <w:rFonts w:ascii="Arial"/>
          <w:b/>
          <w:spacing w:val="8"/>
          <w:w w:val="105"/>
          <w:sz w:val="17"/>
        </w:rPr>
        <w:t>LOCK</w:t>
      </w:r>
      <w:r>
        <w:rPr>
          <w:rFonts w:ascii="Arial"/>
          <w:b/>
          <w:spacing w:val="8"/>
          <w:w w:val="105"/>
        </w:rPr>
        <w:t>P</w:t>
      </w:r>
      <w:r>
        <w:rPr>
          <w:rFonts w:ascii="Arial"/>
          <w:b/>
          <w:spacing w:val="8"/>
          <w:w w:val="105"/>
          <w:sz w:val="17"/>
        </w:rPr>
        <w:t>Y</w:t>
      </w:r>
    </w:p>
    <w:p w:rsidR="00706B87" w:rsidRDefault="00A82C24">
      <w:pPr>
        <w:pStyle w:val="BodyText"/>
        <w:spacing w:before="81" w:line="230" w:lineRule="exact"/>
        <w:ind w:left="123" w:right="179"/>
        <w:jc w:val="both"/>
      </w:pPr>
      <w:r>
        <w:t xml:space="preserve">We now describe the results of a deployment of BlockPy. BlockPy has been used in an introductory Computational Thinking course for four semesters. This course is meant for non-Computer Science ma- </w:t>
      </w:r>
      <w:proofErr w:type="spellStart"/>
      <w:r>
        <w:t>jors</w:t>
      </w:r>
      <w:proofErr w:type="spellEnd"/>
      <w:r>
        <w:t xml:space="preserve"> from the humanities, arts, and the sciences. They typically have no prior programming experience and have a limited understanding of the field. Therefore, they ideally model the anticipated BlockPy user.</w:t>
      </w:r>
    </w:p>
    <w:p w:rsidR="00706B87" w:rsidRDefault="00A82C24">
      <w:pPr>
        <w:pStyle w:val="BodyText"/>
        <w:spacing w:before="3" w:line="230" w:lineRule="exact"/>
        <w:ind w:left="123" w:right="179" w:firstLine="285"/>
        <w:jc w:val="both"/>
      </w:pPr>
      <w:r>
        <w:t xml:space="preserve">In the Spring 2016 offering, 50 students were as- signed 34 BlockPy problems over the course of 4 classes over 2 weeks (see </w:t>
      </w:r>
      <w:proofErr w:type="gramStart"/>
      <w:r>
        <w:rPr>
          <w:spacing w:val="-4"/>
        </w:rPr>
        <w:t xml:space="preserve">Table  </w:t>
      </w:r>
      <w:r>
        <w:t>1</w:t>
      </w:r>
      <w:proofErr w:type="gramEnd"/>
      <w:r>
        <w:t xml:space="preserve">). This focused use   of block programming builds upon their notions of </w:t>
      </w:r>
      <w:proofErr w:type="spellStart"/>
      <w:r>
        <w:t>algorithm</w:t>
      </w:r>
      <w:proofErr w:type="gramStart"/>
      <w:r>
        <w:t>,s</w:t>
      </w:r>
      <w:proofErr w:type="spellEnd"/>
      <w:proofErr w:type="gramEnd"/>
      <w:r>
        <w:t xml:space="preserve"> which they had previously seen during a 6-week introductory unit where students created</w:t>
      </w:r>
      <w:r>
        <w:rPr>
          <w:spacing w:val="-24"/>
        </w:rPr>
        <w:t xml:space="preserve"> </w:t>
      </w:r>
      <w:proofErr w:type="spellStart"/>
      <w:r>
        <w:t>algo</w:t>
      </w:r>
      <w:proofErr w:type="spellEnd"/>
      <w:r>
        <w:t xml:space="preserve">- </w:t>
      </w:r>
      <w:proofErr w:type="spellStart"/>
      <w:r>
        <w:t>rithms</w:t>
      </w:r>
      <w:proofErr w:type="spellEnd"/>
      <w:r>
        <w:t xml:space="preserve"> using natural language and flowcharts. </w:t>
      </w:r>
      <w:proofErr w:type="gramStart"/>
      <w:r>
        <w:t>Most  of</w:t>
      </w:r>
      <w:proofErr w:type="gramEnd"/>
      <w:r>
        <w:t xml:space="preserve"> the problems were assigned as classwork, with the expectation that any incomplete assignments were to be done as homework. </w:t>
      </w:r>
      <w:r>
        <w:rPr>
          <w:spacing w:val="-4"/>
        </w:rPr>
        <w:t xml:space="preserve">Typically, </w:t>
      </w:r>
      <w:r>
        <w:t>classwork problems would give students starting code (usually in the</w:t>
      </w:r>
      <w:r>
        <w:rPr>
          <w:spacing w:val="-16"/>
        </w:rPr>
        <w:t xml:space="preserve"> </w:t>
      </w:r>
      <w:r>
        <w:t xml:space="preserve">form of a Parson’ problem). Homework questions would have </w:t>
      </w:r>
      <w:proofErr w:type="gramStart"/>
      <w:r>
        <w:t>them</w:t>
      </w:r>
      <w:proofErr w:type="gramEnd"/>
      <w:r>
        <w:t xml:space="preserve"> complete similar problems from scratch. After the BlockPy unit, the curriculum continued in the </w:t>
      </w:r>
      <w:proofErr w:type="spellStart"/>
      <w:r>
        <w:t>Spyder</w:t>
      </w:r>
      <w:proofErr w:type="spellEnd"/>
      <w:r>
        <w:t xml:space="preserve"> IDE, as a way to transition students into    a more authentic setting. </w:t>
      </w:r>
      <w:r>
        <w:rPr>
          <w:spacing w:val="-9"/>
        </w:rPr>
        <w:t xml:space="preserve">To </w:t>
      </w:r>
      <w:r>
        <w:t xml:space="preserve">facilitate this shift, </w:t>
      </w:r>
      <w:proofErr w:type="gramStart"/>
      <w:r>
        <w:t>the  last</w:t>
      </w:r>
      <w:proofErr w:type="gramEnd"/>
      <w:r>
        <w:t xml:space="preserve"> day of BlockPy material started in text mode, </w:t>
      </w:r>
      <w:r>
        <w:rPr>
          <w:spacing w:val="14"/>
        </w:rPr>
        <w:t xml:space="preserve"> </w:t>
      </w:r>
      <w:r>
        <w:t>and</w:t>
      </w:r>
    </w:p>
    <w:p w:rsidR="00706B87" w:rsidRDefault="00706B87">
      <w:pPr>
        <w:spacing w:line="230" w:lineRule="exact"/>
        <w:jc w:val="both"/>
        <w:sectPr w:rsidR="00706B87">
          <w:pgSz w:w="12240" w:h="15840"/>
          <w:pgMar w:top="1340" w:right="1260" w:bottom="280" w:left="1320" w:header="1146" w:footer="0" w:gutter="0"/>
          <w:cols w:num="2" w:space="720" w:equalWidth="0">
            <w:col w:w="4681" w:space="115"/>
            <w:col w:w="4864"/>
          </w:cols>
        </w:sectPr>
      </w:pPr>
    </w:p>
    <w:p w:rsidR="00706B87" w:rsidRDefault="00A82C24">
      <w:pPr>
        <w:tabs>
          <w:tab w:val="right" w:pos="9479"/>
        </w:tabs>
        <w:spacing w:before="75"/>
        <w:ind w:left="120"/>
        <w:rPr>
          <w:rFonts w:ascii="Arial"/>
          <w:sz w:val="14"/>
        </w:rPr>
      </w:pPr>
      <w:r>
        <w:rPr>
          <w:noProof/>
        </w:rPr>
        <w:lastRenderedPageBreak/>
        <w:drawing>
          <wp:anchor distT="0" distB="0" distL="0" distR="0" simplePos="0" relativeHeight="251656192" behindDoc="1" locked="0" layoutInCell="1" allowOverlap="1">
            <wp:simplePos x="0" y="0"/>
            <wp:positionH relativeFrom="page">
              <wp:posOffset>3962400</wp:posOffset>
            </wp:positionH>
            <wp:positionV relativeFrom="paragraph">
              <wp:posOffset>107889</wp:posOffset>
            </wp:positionV>
            <wp:extent cx="2895584" cy="3281662"/>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2895584" cy="3281662"/>
                    </a:xfrm>
                    <a:prstGeom prst="rect">
                      <a:avLst/>
                    </a:prstGeom>
                  </pic:spPr>
                </pic:pic>
              </a:graphicData>
            </a:graphic>
          </wp:anchor>
        </w:drawing>
      </w:r>
      <w:r>
        <w:rPr>
          <w:rFonts w:ascii="Arial"/>
          <w:sz w:val="14"/>
        </w:rPr>
        <w:t>IEEE TRANSACTIONS ON EMERGING TOPICS</w:t>
      </w:r>
      <w:r>
        <w:rPr>
          <w:rFonts w:ascii="Arial"/>
          <w:spacing w:val="-1"/>
          <w:sz w:val="14"/>
        </w:rPr>
        <w:t xml:space="preserve"> </w:t>
      </w:r>
      <w:r>
        <w:rPr>
          <w:rFonts w:ascii="Arial"/>
          <w:sz w:val="14"/>
        </w:rPr>
        <w:t>IN</w:t>
      </w:r>
      <w:r>
        <w:rPr>
          <w:rFonts w:ascii="Arial"/>
          <w:spacing w:val="-1"/>
          <w:sz w:val="14"/>
        </w:rPr>
        <w:t xml:space="preserve"> </w:t>
      </w:r>
      <w:r>
        <w:rPr>
          <w:rFonts w:ascii="Arial"/>
          <w:sz w:val="14"/>
        </w:rPr>
        <w:t>COMPUTING</w:t>
      </w:r>
      <w:r>
        <w:rPr>
          <w:rFonts w:ascii="Times New Roman"/>
          <w:sz w:val="14"/>
        </w:rPr>
        <w:tab/>
      </w:r>
      <w:r>
        <w:rPr>
          <w:rFonts w:ascii="Arial"/>
          <w:sz w:val="14"/>
        </w:rPr>
        <w:t>7</w:t>
      </w:r>
    </w:p>
    <w:p w:rsidR="00706B87" w:rsidRDefault="00A82C24">
      <w:pPr>
        <w:spacing w:before="184" w:line="182" w:lineRule="exact"/>
        <w:ind w:left="201" w:right="5000"/>
        <w:jc w:val="center"/>
        <w:rPr>
          <w:rFonts w:ascii="Arial"/>
          <w:sz w:val="16"/>
        </w:rPr>
      </w:pPr>
      <w:r>
        <w:rPr>
          <w:rFonts w:ascii="Arial"/>
          <w:sz w:val="16"/>
        </w:rPr>
        <w:t>TABLE 2</w:t>
      </w:r>
    </w:p>
    <w:p w:rsidR="00706B87" w:rsidRDefault="00A82C24">
      <w:pPr>
        <w:spacing w:line="182" w:lineRule="exact"/>
        <w:ind w:left="201" w:right="4998"/>
        <w:jc w:val="center"/>
        <w:rPr>
          <w:rFonts w:ascii="Arial"/>
          <w:sz w:val="16"/>
        </w:rPr>
      </w:pPr>
      <w:r>
        <w:pict>
          <v:shape id="_x0000_s1027" type="#_x0000_t202" style="position:absolute;left:0;text-align:left;margin-left:71.8pt;margin-top:22.25pt;width:235.1pt;height:95.2pt;z-index:251664384;mso-position-horizontal-relative:page" filled="f" stroked="f">
            <v:textbox inset="0,0,0,0">
              <w:txbxContent>
                <w:tbl>
                  <w:tblPr>
                    <w:tblW w:w="0" w:type="auto"/>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171"/>
                    <w:gridCol w:w="1030"/>
                    <w:gridCol w:w="1477"/>
                    <w:gridCol w:w="1011"/>
                  </w:tblGrid>
                  <w:tr w:rsidR="00A82C24">
                    <w:trPr>
                      <w:trHeight w:hRule="exact" w:val="242"/>
                    </w:trPr>
                    <w:tc>
                      <w:tcPr>
                        <w:tcW w:w="1171" w:type="dxa"/>
                        <w:tcBorders>
                          <w:left w:val="nil"/>
                        </w:tcBorders>
                      </w:tcPr>
                      <w:p w:rsidR="00A82C24" w:rsidRDefault="00A82C24">
                        <w:pPr>
                          <w:pStyle w:val="TableParagraph"/>
                          <w:ind w:left="98" w:right="94"/>
                          <w:rPr>
                            <w:sz w:val="16"/>
                          </w:rPr>
                        </w:pPr>
                        <w:r>
                          <w:rPr>
                            <w:sz w:val="16"/>
                          </w:rPr>
                          <w:t>Environment</w:t>
                        </w:r>
                      </w:p>
                    </w:tc>
                    <w:tc>
                      <w:tcPr>
                        <w:tcW w:w="1030" w:type="dxa"/>
                      </w:tcPr>
                      <w:p w:rsidR="00A82C24" w:rsidRDefault="00A82C24">
                        <w:pPr>
                          <w:pStyle w:val="TableParagraph"/>
                          <w:ind w:left="94" w:right="94"/>
                          <w:rPr>
                            <w:sz w:val="16"/>
                          </w:rPr>
                        </w:pPr>
                        <w:r>
                          <w:rPr>
                            <w:sz w:val="16"/>
                          </w:rPr>
                          <w:t>State</w:t>
                        </w:r>
                      </w:p>
                    </w:tc>
                    <w:tc>
                      <w:tcPr>
                        <w:tcW w:w="1477" w:type="dxa"/>
                      </w:tcPr>
                      <w:p w:rsidR="00A82C24" w:rsidRDefault="00A82C24">
                        <w:pPr>
                          <w:pStyle w:val="TableParagraph"/>
                          <w:ind w:left="89" w:right="89"/>
                          <w:rPr>
                            <w:sz w:val="16"/>
                          </w:rPr>
                        </w:pPr>
                        <w:r>
                          <w:rPr>
                            <w:sz w:val="16"/>
                          </w:rPr>
                          <w:t>Tag</w:t>
                        </w:r>
                      </w:p>
                    </w:tc>
                    <w:tc>
                      <w:tcPr>
                        <w:tcW w:w="1011" w:type="dxa"/>
                        <w:tcBorders>
                          <w:right w:val="nil"/>
                        </w:tcBorders>
                      </w:tcPr>
                      <w:p w:rsidR="00A82C24" w:rsidRDefault="00A82C24">
                        <w:pPr>
                          <w:pStyle w:val="TableParagraph"/>
                          <w:ind w:right="96"/>
                          <w:rPr>
                            <w:sz w:val="16"/>
                          </w:rPr>
                        </w:pPr>
                        <w:r>
                          <w:rPr>
                            <w:sz w:val="16"/>
                          </w:rPr>
                          <w:t>Percentage</w:t>
                        </w:r>
                      </w:p>
                    </w:tc>
                  </w:tr>
                  <w:tr w:rsidR="00A82C24">
                    <w:trPr>
                      <w:trHeight w:hRule="exact" w:val="232"/>
                    </w:trPr>
                    <w:tc>
                      <w:tcPr>
                        <w:tcW w:w="1171" w:type="dxa"/>
                        <w:tcBorders>
                          <w:left w:val="nil"/>
                          <w:bottom w:val="nil"/>
                        </w:tcBorders>
                      </w:tcPr>
                      <w:p w:rsidR="00A82C24" w:rsidRDefault="00A82C24">
                        <w:pPr>
                          <w:pStyle w:val="TableParagraph"/>
                          <w:ind w:left="97" w:right="94"/>
                          <w:rPr>
                            <w:sz w:val="16"/>
                          </w:rPr>
                        </w:pPr>
                        <w:r>
                          <w:rPr>
                            <w:sz w:val="16"/>
                          </w:rPr>
                          <w:t>BlockPy</w:t>
                        </w:r>
                      </w:p>
                    </w:tc>
                    <w:tc>
                      <w:tcPr>
                        <w:tcW w:w="1030" w:type="dxa"/>
                        <w:tcBorders>
                          <w:bottom w:val="nil"/>
                        </w:tcBorders>
                      </w:tcPr>
                      <w:p w:rsidR="00A82C24" w:rsidRDefault="00A82C24">
                        <w:pPr>
                          <w:pStyle w:val="TableParagraph"/>
                          <w:ind w:left="94" w:right="94"/>
                          <w:rPr>
                            <w:sz w:val="16"/>
                          </w:rPr>
                        </w:pPr>
                        <w:r>
                          <w:rPr>
                            <w:sz w:val="16"/>
                          </w:rPr>
                          <w:t>Helpful</w:t>
                        </w:r>
                      </w:p>
                    </w:tc>
                    <w:tc>
                      <w:tcPr>
                        <w:tcW w:w="1477" w:type="dxa"/>
                        <w:tcBorders>
                          <w:bottom w:val="nil"/>
                        </w:tcBorders>
                      </w:tcPr>
                      <w:p w:rsidR="00A82C24" w:rsidRDefault="00A82C24">
                        <w:pPr>
                          <w:pStyle w:val="TableParagraph"/>
                          <w:ind w:left="89" w:right="89"/>
                          <w:rPr>
                            <w:sz w:val="16"/>
                          </w:rPr>
                        </w:pPr>
                        <w:r>
                          <w:rPr>
                            <w:sz w:val="16"/>
                          </w:rPr>
                          <w:t>Block Interface</w:t>
                        </w:r>
                      </w:p>
                    </w:tc>
                    <w:tc>
                      <w:tcPr>
                        <w:tcW w:w="1011" w:type="dxa"/>
                        <w:tcBorders>
                          <w:bottom w:val="nil"/>
                          <w:right w:val="nil"/>
                        </w:tcBorders>
                      </w:tcPr>
                      <w:p w:rsidR="00A82C24" w:rsidRDefault="00A82C24">
                        <w:pPr>
                          <w:pStyle w:val="TableParagraph"/>
                          <w:ind w:right="96"/>
                          <w:rPr>
                            <w:sz w:val="16"/>
                          </w:rPr>
                        </w:pPr>
                        <w:r>
                          <w:rPr>
                            <w:sz w:val="16"/>
                          </w:rPr>
                          <w:t>56.3%</w:t>
                        </w:r>
                      </w:p>
                    </w:tc>
                  </w:tr>
                  <w:tr w:rsidR="00A82C24">
                    <w:trPr>
                      <w:trHeight w:hRule="exact" w:val="234"/>
                    </w:trPr>
                    <w:tc>
                      <w:tcPr>
                        <w:tcW w:w="1171" w:type="dxa"/>
                        <w:tcBorders>
                          <w:top w:val="nil"/>
                          <w:left w:val="nil"/>
                          <w:bottom w:val="nil"/>
                        </w:tcBorders>
                      </w:tcPr>
                      <w:p w:rsidR="00A82C24" w:rsidRDefault="00A82C24"/>
                    </w:tc>
                    <w:tc>
                      <w:tcPr>
                        <w:tcW w:w="1030" w:type="dxa"/>
                        <w:tcBorders>
                          <w:top w:val="nil"/>
                          <w:bottom w:val="nil"/>
                        </w:tcBorders>
                      </w:tcPr>
                      <w:p w:rsidR="00A82C24" w:rsidRDefault="00A82C24"/>
                    </w:tc>
                    <w:tc>
                      <w:tcPr>
                        <w:tcW w:w="1477" w:type="dxa"/>
                        <w:tcBorders>
                          <w:top w:val="nil"/>
                          <w:bottom w:val="nil"/>
                        </w:tcBorders>
                      </w:tcPr>
                      <w:p w:rsidR="00A82C24" w:rsidRDefault="00A82C24">
                        <w:pPr>
                          <w:pStyle w:val="TableParagraph"/>
                          <w:spacing w:before="16"/>
                          <w:ind w:left="89" w:right="89"/>
                          <w:rPr>
                            <w:sz w:val="16"/>
                          </w:rPr>
                        </w:pPr>
                        <w:r>
                          <w:rPr>
                            <w:sz w:val="16"/>
                          </w:rPr>
                          <w:t>Dual Text/Block</w:t>
                        </w:r>
                      </w:p>
                    </w:tc>
                    <w:tc>
                      <w:tcPr>
                        <w:tcW w:w="1011" w:type="dxa"/>
                        <w:tcBorders>
                          <w:top w:val="nil"/>
                          <w:bottom w:val="nil"/>
                          <w:right w:val="nil"/>
                        </w:tcBorders>
                      </w:tcPr>
                      <w:p w:rsidR="00A82C24" w:rsidRDefault="00A82C24">
                        <w:pPr>
                          <w:pStyle w:val="TableParagraph"/>
                          <w:spacing w:before="16"/>
                          <w:ind w:right="96"/>
                          <w:rPr>
                            <w:sz w:val="16"/>
                          </w:rPr>
                        </w:pPr>
                        <w:r>
                          <w:rPr>
                            <w:sz w:val="16"/>
                          </w:rPr>
                          <w:t>29.2%</w:t>
                        </w:r>
                      </w:p>
                    </w:tc>
                  </w:tr>
                  <w:tr w:rsidR="00A82C24">
                    <w:trPr>
                      <w:trHeight w:hRule="exact" w:val="244"/>
                    </w:trPr>
                    <w:tc>
                      <w:tcPr>
                        <w:tcW w:w="1171" w:type="dxa"/>
                        <w:tcBorders>
                          <w:top w:val="nil"/>
                          <w:left w:val="nil"/>
                        </w:tcBorders>
                      </w:tcPr>
                      <w:p w:rsidR="00A82C24" w:rsidRDefault="00A82C24"/>
                    </w:tc>
                    <w:tc>
                      <w:tcPr>
                        <w:tcW w:w="1030" w:type="dxa"/>
                        <w:tcBorders>
                          <w:top w:val="nil"/>
                        </w:tcBorders>
                      </w:tcPr>
                      <w:p w:rsidR="00A82C24" w:rsidRDefault="00A82C24"/>
                    </w:tc>
                    <w:tc>
                      <w:tcPr>
                        <w:tcW w:w="1477" w:type="dxa"/>
                        <w:tcBorders>
                          <w:top w:val="nil"/>
                        </w:tcBorders>
                      </w:tcPr>
                      <w:p w:rsidR="00A82C24" w:rsidRDefault="00A82C24">
                        <w:pPr>
                          <w:pStyle w:val="TableParagraph"/>
                          <w:spacing w:before="16"/>
                          <w:ind w:left="89" w:right="89"/>
                          <w:rPr>
                            <w:sz w:val="16"/>
                          </w:rPr>
                        </w:pPr>
                        <w:r>
                          <w:rPr>
                            <w:sz w:val="16"/>
                          </w:rPr>
                          <w:t>Guidance</w:t>
                        </w:r>
                      </w:p>
                    </w:tc>
                    <w:tc>
                      <w:tcPr>
                        <w:tcW w:w="1011" w:type="dxa"/>
                        <w:tcBorders>
                          <w:top w:val="nil"/>
                          <w:right w:val="nil"/>
                        </w:tcBorders>
                      </w:tcPr>
                      <w:p w:rsidR="00A82C24" w:rsidRDefault="00A82C24">
                        <w:pPr>
                          <w:pStyle w:val="TableParagraph"/>
                          <w:spacing w:before="16"/>
                          <w:ind w:right="96"/>
                          <w:rPr>
                            <w:sz w:val="16"/>
                          </w:rPr>
                        </w:pPr>
                        <w:r>
                          <w:rPr>
                            <w:sz w:val="16"/>
                          </w:rPr>
                          <w:t>10.4%</w:t>
                        </w:r>
                      </w:p>
                    </w:tc>
                  </w:tr>
                  <w:tr w:rsidR="00A82C24">
                    <w:trPr>
                      <w:trHeight w:hRule="exact" w:val="242"/>
                    </w:trPr>
                    <w:tc>
                      <w:tcPr>
                        <w:tcW w:w="1171" w:type="dxa"/>
                        <w:tcBorders>
                          <w:left w:val="nil"/>
                        </w:tcBorders>
                      </w:tcPr>
                      <w:p w:rsidR="00A82C24" w:rsidRDefault="00A82C24">
                        <w:pPr>
                          <w:pStyle w:val="TableParagraph"/>
                          <w:ind w:left="97" w:right="94"/>
                          <w:rPr>
                            <w:sz w:val="16"/>
                          </w:rPr>
                        </w:pPr>
                        <w:r>
                          <w:rPr>
                            <w:sz w:val="16"/>
                          </w:rPr>
                          <w:t>BlockPy</w:t>
                        </w:r>
                      </w:p>
                    </w:tc>
                    <w:tc>
                      <w:tcPr>
                        <w:tcW w:w="1030" w:type="dxa"/>
                      </w:tcPr>
                      <w:p w:rsidR="00A82C24" w:rsidRDefault="00A82C24">
                        <w:pPr>
                          <w:pStyle w:val="TableParagraph"/>
                          <w:ind w:left="94" w:right="94"/>
                          <w:rPr>
                            <w:sz w:val="16"/>
                          </w:rPr>
                        </w:pPr>
                        <w:r>
                          <w:rPr>
                            <w:sz w:val="16"/>
                          </w:rPr>
                          <w:t>Frustrating</w:t>
                        </w:r>
                      </w:p>
                    </w:tc>
                    <w:tc>
                      <w:tcPr>
                        <w:tcW w:w="1477" w:type="dxa"/>
                      </w:tcPr>
                      <w:p w:rsidR="00A82C24" w:rsidRDefault="00A82C24">
                        <w:pPr>
                          <w:pStyle w:val="TableParagraph"/>
                          <w:ind w:left="89" w:right="89"/>
                          <w:rPr>
                            <w:sz w:val="16"/>
                          </w:rPr>
                        </w:pPr>
                        <w:r>
                          <w:rPr>
                            <w:sz w:val="16"/>
                          </w:rPr>
                          <w:t>Vague Guidance</w:t>
                        </w:r>
                      </w:p>
                    </w:tc>
                    <w:tc>
                      <w:tcPr>
                        <w:tcW w:w="1011" w:type="dxa"/>
                        <w:tcBorders>
                          <w:right w:val="nil"/>
                        </w:tcBorders>
                      </w:tcPr>
                      <w:p w:rsidR="00A82C24" w:rsidRDefault="00A82C24">
                        <w:pPr>
                          <w:pStyle w:val="TableParagraph"/>
                          <w:ind w:right="96"/>
                          <w:rPr>
                            <w:sz w:val="16"/>
                          </w:rPr>
                        </w:pPr>
                        <w:r>
                          <w:rPr>
                            <w:sz w:val="16"/>
                          </w:rPr>
                          <w:t>31.2%</w:t>
                        </w:r>
                      </w:p>
                    </w:tc>
                  </w:tr>
                  <w:tr w:rsidR="00A82C24">
                    <w:trPr>
                      <w:trHeight w:hRule="exact" w:val="232"/>
                    </w:trPr>
                    <w:tc>
                      <w:tcPr>
                        <w:tcW w:w="1171" w:type="dxa"/>
                        <w:tcBorders>
                          <w:left w:val="nil"/>
                          <w:bottom w:val="nil"/>
                        </w:tcBorders>
                      </w:tcPr>
                      <w:p w:rsidR="00A82C24" w:rsidRDefault="00A82C24">
                        <w:pPr>
                          <w:pStyle w:val="TableParagraph"/>
                          <w:ind w:left="97" w:right="94"/>
                          <w:rPr>
                            <w:sz w:val="16"/>
                          </w:rPr>
                        </w:pPr>
                        <w:proofErr w:type="spellStart"/>
                        <w:r>
                          <w:rPr>
                            <w:sz w:val="16"/>
                          </w:rPr>
                          <w:t>Spyder</w:t>
                        </w:r>
                        <w:proofErr w:type="spellEnd"/>
                      </w:p>
                    </w:tc>
                    <w:tc>
                      <w:tcPr>
                        <w:tcW w:w="1030" w:type="dxa"/>
                        <w:tcBorders>
                          <w:bottom w:val="nil"/>
                        </w:tcBorders>
                      </w:tcPr>
                      <w:p w:rsidR="00A82C24" w:rsidRDefault="00A82C24">
                        <w:pPr>
                          <w:pStyle w:val="TableParagraph"/>
                          <w:ind w:left="94" w:right="94"/>
                          <w:rPr>
                            <w:sz w:val="16"/>
                          </w:rPr>
                        </w:pPr>
                        <w:r>
                          <w:rPr>
                            <w:sz w:val="16"/>
                          </w:rPr>
                          <w:t>Helpful</w:t>
                        </w:r>
                      </w:p>
                    </w:tc>
                    <w:tc>
                      <w:tcPr>
                        <w:tcW w:w="1477" w:type="dxa"/>
                        <w:tcBorders>
                          <w:bottom w:val="nil"/>
                        </w:tcBorders>
                      </w:tcPr>
                      <w:p w:rsidR="00A82C24" w:rsidRDefault="00A82C24">
                        <w:pPr>
                          <w:pStyle w:val="TableParagraph"/>
                          <w:ind w:left="89" w:right="89"/>
                          <w:rPr>
                            <w:sz w:val="16"/>
                          </w:rPr>
                        </w:pPr>
                        <w:r>
                          <w:rPr>
                            <w:sz w:val="16"/>
                          </w:rPr>
                          <w:t>Better errors</w:t>
                        </w:r>
                      </w:p>
                    </w:tc>
                    <w:tc>
                      <w:tcPr>
                        <w:tcW w:w="1011" w:type="dxa"/>
                        <w:tcBorders>
                          <w:bottom w:val="nil"/>
                          <w:right w:val="nil"/>
                        </w:tcBorders>
                      </w:tcPr>
                      <w:p w:rsidR="00A82C24" w:rsidRDefault="00A82C24">
                        <w:pPr>
                          <w:pStyle w:val="TableParagraph"/>
                          <w:ind w:right="96"/>
                          <w:rPr>
                            <w:sz w:val="16"/>
                          </w:rPr>
                        </w:pPr>
                        <w:r>
                          <w:rPr>
                            <w:sz w:val="16"/>
                          </w:rPr>
                          <w:t>31.2%</w:t>
                        </w:r>
                      </w:p>
                    </w:tc>
                  </w:tr>
                  <w:tr w:rsidR="00A82C24">
                    <w:trPr>
                      <w:trHeight w:hRule="exact" w:val="234"/>
                    </w:trPr>
                    <w:tc>
                      <w:tcPr>
                        <w:tcW w:w="1171" w:type="dxa"/>
                        <w:tcBorders>
                          <w:top w:val="nil"/>
                          <w:left w:val="nil"/>
                          <w:bottom w:val="nil"/>
                        </w:tcBorders>
                      </w:tcPr>
                      <w:p w:rsidR="00A82C24" w:rsidRDefault="00A82C24"/>
                    </w:tc>
                    <w:tc>
                      <w:tcPr>
                        <w:tcW w:w="1030" w:type="dxa"/>
                        <w:tcBorders>
                          <w:top w:val="nil"/>
                          <w:bottom w:val="nil"/>
                        </w:tcBorders>
                      </w:tcPr>
                      <w:p w:rsidR="00A82C24" w:rsidRDefault="00A82C24"/>
                    </w:tc>
                    <w:tc>
                      <w:tcPr>
                        <w:tcW w:w="1477" w:type="dxa"/>
                        <w:tcBorders>
                          <w:top w:val="nil"/>
                          <w:bottom w:val="nil"/>
                        </w:tcBorders>
                      </w:tcPr>
                      <w:p w:rsidR="00A82C24" w:rsidRDefault="00A82C24">
                        <w:pPr>
                          <w:pStyle w:val="TableParagraph"/>
                          <w:spacing w:before="16"/>
                          <w:ind w:left="89" w:right="89"/>
                          <w:rPr>
                            <w:sz w:val="16"/>
                          </w:rPr>
                        </w:pPr>
                        <w:r>
                          <w:rPr>
                            <w:sz w:val="16"/>
                          </w:rPr>
                          <w:t>Variable Explorer</w:t>
                        </w:r>
                      </w:p>
                    </w:tc>
                    <w:tc>
                      <w:tcPr>
                        <w:tcW w:w="1011" w:type="dxa"/>
                        <w:tcBorders>
                          <w:top w:val="nil"/>
                          <w:bottom w:val="nil"/>
                          <w:right w:val="nil"/>
                        </w:tcBorders>
                      </w:tcPr>
                      <w:p w:rsidR="00A82C24" w:rsidRDefault="00A82C24">
                        <w:pPr>
                          <w:pStyle w:val="TableParagraph"/>
                          <w:spacing w:before="16"/>
                          <w:ind w:right="96"/>
                          <w:rPr>
                            <w:sz w:val="16"/>
                          </w:rPr>
                        </w:pPr>
                        <w:r>
                          <w:rPr>
                            <w:sz w:val="16"/>
                          </w:rPr>
                          <w:t>31.2%</w:t>
                        </w:r>
                      </w:p>
                    </w:tc>
                  </w:tr>
                  <w:tr w:rsidR="00A82C24">
                    <w:trPr>
                      <w:trHeight w:hRule="exact" w:val="240"/>
                    </w:trPr>
                    <w:tc>
                      <w:tcPr>
                        <w:tcW w:w="1171" w:type="dxa"/>
                        <w:tcBorders>
                          <w:top w:val="nil"/>
                          <w:left w:val="nil"/>
                          <w:bottom w:val="nil"/>
                        </w:tcBorders>
                      </w:tcPr>
                      <w:p w:rsidR="00A82C24" w:rsidRDefault="00A82C24"/>
                    </w:tc>
                    <w:tc>
                      <w:tcPr>
                        <w:tcW w:w="1030" w:type="dxa"/>
                        <w:tcBorders>
                          <w:top w:val="nil"/>
                          <w:bottom w:val="nil"/>
                        </w:tcBorders>
                      </w:tcPr>
                      <w:p w:rsidR="00A82C24" w:rsidRDefault="00A82C24"/>
                    </w:tc>
                    <w:tc>
                      <w:tcPr>
                        <w:tcW w:w="1477" w:type="dxa"/>
                        <w:tcBorders>
                          <w:top w:val="nil"/>
                          <w:bottom w:val="nil"/>
                        </w:tcBorders>
                      </w:tcPr>
                      <w:p w:rsidR="00A82C24" w:rsidRDefault="00A82C24">
                        <w:pPr>
                          <w:pStyle w:val="TableParagraph"/>
                          <w:spacing w:before="16"/>
                          <w:ind w:left="89" w:right="89"/>
                          <w:rPr>
                            <w:sz w:val="16"/>
                          </w:rPr>
                        </w:pPr>
                        <w:r>
                          <w:rPr>
                            <w:sz w:val="16"/>
                          </w:rPr>
                          <w:t>Writing text code</w:t>
                        </w:r>
                      </w:p>
                    </w:tc>
                    <w:tc>
                      <w:tcPr>
                        <w:tcW w:w="1011" w:type="dxa"/>
                        <w:tcBorders>
                          <w:top w:val="nil"/>
                          <w:bottom w:val="nil"/>
                          <w:right w:val="nil"/>
                        </w:tcBorders>
                      </w:tcPr>
                      <w:p w:rsidR="00A82C24" w:rsidRDefault="00A82C24">
                        <w:pPr>
                          <w:pStyle w:val="TableParagraph"/>
                          <w:spacing w:before="16"/>
                          <w:ind w:right="96"/>
                          <w:rPr>
                            <w:sz w:val="16"/>
                          </w:rPr>
                        </w:pPr>
                        <w:r>
                          <w:rPr>
                            <w:sz w:val="16"/>
                          </w:rPr>
                          <w:t>8.3%</w:t>
                        </w:r>
                      </w:p>
                    </w:tc>
                  </w:tr>
                </w:tbl>
                <w:p w:rsidR="00A82C24" w:rsidRDefault="00A82C24">
                  <w:pPr>
                    <w:pStyle w:val="BodyText"/>
                  </w:pPr>
                </w:p>
              </w:txbxContent>
            </v:textbox>
            <w10:wrap anchorx="page"/>
          </v:shape>
        </w:pict>
      </w:r>
      <w:r>
        <w:rPr>
          <w:rFonts w:ascii="Arial"/>
          <w:sz w:val="16"/>
        </w:rPr>
        <w:t>BlockPy Survey Qualitative Results</w:t>
      </w:r>
    </w:p>
    <w:p w:rsidR="00706B87" w:rsidRDefault="00706B87">
      <w:pPr>
        <w:spacing w:line="182" w:lineRule="exact"/>
        <w:jc w:val="center"/>
        <w:rPr>
          <w:rFonts w:ascii="Arial"/>
          <w:sz w:val="16"/>
        </w:rPr>
        <w:sectPr w:rsidR="00706B87">
          <w:headerReference w:type="default" r:id="rId14"/>
          <w:pgSz w:w="12240" w:h="15840"/>
          <w:pgMar w:top="1100" w:right="1320" w:bottom="280" w:left="1320" w:header="0" w:footer="0" w:gutter="0"/>
          <w:cols w:space="720"/>
        </w:sectPr>
      </w:pPr>
    </w:p>
    <w:p w:rsidR="00706B87" w:rsidRDefault="00706B87">
      <w:pPr>
        <w:pStyle w:val="BodyText"/>
        <w:rPr>
          <w:rFonts w:ascii="Arial"/>
          <w:sz w:val="22"/>
        </w:rPr>
      </w:pPr>
    </w:p>
    <w:p w:rsidR="00706B87" w:rsidRDefault="00706B87">
      <w:pPr>
        <w:pStyle w:val="BodyText"/>
        <w:rPr>
          <w:rFonts w:ascii="Arial"/>
          <w:sz w:val="22"/>
        </w:rPr>
      </w:pPr>
    </w:p>
    <w:p w:rsidR="00706B87" w:rsidRDefault="00706B87">
      <w:pPr>
        <w:pStyle w:val="BodyText"/>
        <w:rPr>
          <w:rFonts w:ascii="Arial"/>
          <w:sz w:val="22"/>
        </w:rPr>
      </w:pPr>
    </w:p>
    <w:p w:rsidR="00706B87" w:rsidRDefault="00706B87">
      <w:pPr>
        <w:pStyle w:val="BodyText"/>
        <w:rPr>
          <w:rFonts w:ascii="Arial"/>
          <w:sz w:val="22"/>
        </w:rPr>
      </w:pPr>
    </w:p>
    <w:p w:rsidR="00706B87" w:rsidRDefault="00706B87">
      <w:pPr>
        <w:pStyle w:val="BodyText"/>
        <w:rPr>
          <w:rFonts w:ascii="Arial"/>
          <w:sz w:val="22"/>
        </w:rPr>
      </w:pPr>
    </w:p>
    <w:p w:rsidR="00706B87" w:rsidRDefault="00706B87">
      <w:pPr>
        <w:pStyle w:val="BodyText"/>
        <w:rPr>
          <w:rFonts w:ascii="Arial"/>
          <w:sz w:val="22"/>
        </w:rPr>
      </w:pPr>
    </w:p>
    <w:p w:rsidR="00706B87" w:rsidRDefault="00706B87">
      <w:pPr>
        <w:pStyle w:val="BodyText"/>
        <w:rPr>
          <w:rFonts w:ascii="Arial"/>
          <w:sz w:val="22"/>
        </w:rPr>
      </w:pPr>
    </w:p>
    <w:p w:rsidR="00706B87" w:rsidRDefault="00706B87">
      <w:pPr>
        <w:pStyle w:val="BodyText"/>
        <w:rPr>
          <w:rFonts w:ascii="Arial"/>
          <w:sz w:val="22"/>
        </w:rPr>
      </w:pPr>
    </w:p>
    <w:p w:rsidR="00706B87" w:rsidRDefault="00706B87">
      <w:pPr>
        <w:pStyle w:val="BodyText"/>
        <w:rPr>
          <w:rFonts w:ascii="Arial"/>
          <w:sz w:val="22"/>
        </w:rPr>
      </w:pPr>
    </w:p>
    <w:p w:rsidR="00706B87" w:rsidRDefault="00706B87">
      <w:pPr>
        <w:pStyle w:val="BodyText"/>
        <w:spacing w:before="4"/>
        <w:rPr>
          <w:rFonts w:ascii="Arial"/>
          <w:sz w:val="23"/>
        </w:rPr>
      </w:pPr>
    </w:p>
    <w:p w:rsidR="00706B87" w:rsidRDefault="00A82C24">
      <w:pPr>
        <w:pStyle w:val="BodyText"/>
        <w:spacing w:line="230" w:lineRule="exact"/>
        <w:ind w:left="120"/>
        <w:jc w:val="both"/>
      </w:pPr>
      <w:proofErr w:type="gramStart"/>
      <w:r>
        <w:t>encouraged</w:t>
      </w:r>
      <w:proofErr w:type="gramEnd"/>
      <w:r>
        <w:t xml:space="preserve"> students to become familiar with writing code in that form. The BlockPy curriculum was not intended to be the remainder of the curriculum, and was faded in </w:t>
      </w:r>
      <w:proofErr w:type="gramStart"/>
      <w:r>
        <w:t>the  transition</w:t>
      </w:r>
      <w:proofErr w:type="gramEnd"/>
      <w:r>
        <w:t xml:space="preserve">  to  Python.  </w:t>
      </w:r>
      <w:proofErr w:type="gramStart"/>
      <w:r>
        <w:t>In  contrast</w:t>
      </w:r>
      <w:proofErr w:type="gramEnd"/>
      <w:r>
        <w:t xml:space="preserve">  to other curricula [38], for our college-level learners the BlockPy scaffolding could be removed after 4 days. More information about the curriculum can be found in [29], and at the public site for the course </w:t>
      </w:r>
      <w:hyperlink r:id="rId15">
        <w:r>
          <w:t>(http://think.cs.vt.edu/course</w:t>
        </w:r>
      </w:hyperlink>
      <w:r>
        <w:rPr>
          <w:spacing w:val="46"/>
        </w:rPr>
        <w:t xml:space="preserve"> </w:t>
      </w:r>
      <w:r>
        <w:t>materials/).</w:t>
      </w:r>
    </w:p>
    <w:p w:rsidR="00706B87" w:rsidRDefault="00A82C24">
      <w:pPr>
        <w:pStyle w:val="BodyText"/>
        <w:spacing w:before="3" w:line="235" w:lineRule="auto"/>
        <w:ind w:left="119" w:firstLine="285"/>
        <w:jc w:val="both"/>
      </w:pPr>
      <w:r>
        <w:t xml:space="preserve">BlockPy evaluation is based on two data sources. First, fine-grained logs were collected of the students’ interactions with </w:t>
      </w:r>
      <w:r>
        <w:rPr>
          <w:spacing w:val="-3"/>
        </w:rPr>
        <w:t xml:space="preserve">BlockPy, </w:t>
      </w:r>
      <w:r>
        <w:t xml:space="preserve">including any changes made to their code at the keystroke/block level and interface actions. Second, a survey was administered two weeks after the BlockPy component was com- </w:t>
      </w:r>
      <w:proofErr w:type="spellStart"/>
      <w:r>
        <w:t>pleted</w:t>
      </w:r>
      <w:proofErr w:type="spellEnd"/>
      <w:r>
        <w:t xml:space="preserve">. 41 students </w:t>
      </w:r>
      <w:proofErr w:type="gramStart"/>
      <w:r>
        <w:t>gave  consent</w:t>
      </w:r>
      <w:proofErr w:type="gramEnd"/>
      <w:r>
        <w:t xml:space="preserve">  for  their  answers to be released for research purposes, with 19 male students, and 22 female. 32% were freshmen, 39% were sophomores, 17% were juniors, and 12% were seniors.</w:t>
      </w:r>
    </w:p>
    <w:p w:rsidR="00706B87" w:rsidRDefault="00A82C24">
      <w:pPr>
        <w:pStyle w:val="BodyText"/>
        <w:spacing w:line="235" w:lineRule="auto"/>
        <w:ind w:left="119" w:firstLine="285"/>
        <w:jc w:val="both"/>
      </w:pPr>
      <w:r>
        <w:t>The survey asked a multiple-choice question about the where students felt that the BlockPy/</w:t>
      </w:r>
      <w:proofErr w:type="spellStart"/>
      <w:r>
        <w:t>Spyder</w:t>
      </w:r>
      <w:proofErr w:type="spellEnd"/>
      <w:r>
        <w:t xml:space="preserve"> </w:t>
      </w:r>
      <w:proofErr w:type="spellStart"/>
      <w:proofErr w:type="gramStart"/>
      <w:r>
        <w:t>tran</w:t>
      </w:r>
      <w:proofErr w:type="spellEnd"/>
      <w:proofErr w:type="gramEnd"/>
      <w:r>
        <w:t xml:space="preserve">- </w:t>
      </w:r>
      <w:proofErr w:type="spellStart"/>
      <w:r>
        <w:t>sition</w:t>
      </w:r>
      <w:proofErr w:type="spellEnd"/>
      <w:r>
        <w:t xml:space="preserve"> should occur. “When do you think we should have STOPPED using BlockPy and started using Spy- der?” In addition to an “Other” response, six alter- natives, including an “Always” and a “Never”, “The Same”, and 3 points in the course, implying more or less use of BlockPy. The results of this question are discussed in Section 5.1.</w:t>
      </w:r>
    </w:p>
    <w:p w:rsidR="00706B87" w:rsidRDefault="00A82C24">
      <w:pPr>
        <w:pStyle w:val="BodyText"/>
        <w:spacing w:line="235" w:lineRule="auto"/>
        <w:ind w:left="119" w:firstLine="285"/>
        <w:jc w:val="both"/>
      </w:pPr>
      <w:r>
        <w:t xml:space="preserve">This survey also had four free-response questions asking students about frustrating and helpful </w:t>
      </w:r>
      <w:proofErr w:type="spellStart"/>
      <w:r>
        <w:t>fea</w:t>
      </w:r>
      <w:proofErr w:type="spellEnd"/>
      <w:r>
        <w:t xml:space="preserve">- </w:t>
      </w:r>
      <w:proofErr w:type="spellStart"/>
      <w:r>
        <w:t>tures</w:t>
      </w:r>
      <w:proofErr w:type="spellEnd"/>
      <w:r>
        <w:t xml:space="preserve"> in both BlockPy and </w:t>
      </w:r>
      <w:proofErr w:type="spellStart"/>
      <w:r>
        <w:rPr>
          <w:spacing w:val="-3"/>
        </w:rPr>
        <w:t>Spyder</w:t>
      </w:r>
      <w:proofErr w:type="spellEnd"/>
      <w:r>
        <w:rPr>
          <w:spacing w:val="-3"/>
        </w:rPr>
        <w:t xml:space="preserve">. </w:t>
      </w:r>
      <w:r>
        <w:t xml:space="preserve">These free-response questions were qualitatively coded using a grounded- theory approach, resulting in generalized tags of </w:t>
      </w:r>
      <w:proofErr w:type="spellStart"/>
      <w:r>
        <w:t>stu</w:t>
      </w:r>
      <w:proofErr w:type="spellEnd"/>
      <w:r>
        <w:t xml:space="preserve">- dent responses. Sections 5.1 and 5.4 describe the re- </w:t>
      </w:r>
      <w:proofErr w:type="spellStart"/>
      <w:r>
        <w:t>sults</w:t>
      </w:r>
      <w:proofErr w:type="spellEnd"/>
      <w:r>
        <w:t xml:space="preserve"> of the analysis of this part of </w:t>
      </w:r>
      <w:proofErr w:type="gramStart"/>
      <w:r>
        <w:t xml:space="preserve">the  </w:t>
      </w:r>
      <w:r>
        <w:rPr>
          <w:spacing w:val="-4"/>
        </w:rPr>
        <w:t>survey</w:t>
      </w:r>
      <w:proofErr w:type="gramEnd"/>
      <w:r>
        <w:rPr>
          <w:spacing w:val="-4"/>
        </w:rPr>
        <w:t>.</w:t>
      </w:r>
    </w:p>
    <w:p w:rsidR="00706B87" w:rsidRDefault="00706B87">
      <w:pPr>
        <w:pStyle w:val="BodyText"/>
        <w:spacing w:before="10"/>
        <w:rPr>
          <w:sz w:val="21"/>
        </w:rPr>
      </w:pPr>
    </w:p>
    <w:p w:rsidR="00706B87" w:rsidRDefault="00A82C24">
      <w:pPr>
        <w:pStyle w:val="Heading1"/>
        <w:numPr>
          <w:ilvl w:val="1"/>
          <w:numId w:val="2"/>
        </w:numPr>
        <w:tabs>
          <w:tab w:val="left" w:pos="575"/>
        </w:tabs>
        <w:ind w:hanging="454"/>
        <w:jc w:val="both"/>
      </w:pPr>
      <w:r>
        <w:t>The Environments’</w:t>
      </w:r>
      <w:r>
        <w:rPr>
          <w:spacing w:val="-15"/>
        </w:rPr>
        <w:t xml:space="preserve"> </w:t>
      </w:r>
      <w:r>
        <w:t>Effectiveness</w:t>
      </w:r>
    </w:p>
    <w:p w:rsidR="00706B87" w:rsidRDefault="00A82C24">
      <w:pPr>
        <w:pStyle w:val="BodyText"/>
        <w:spacing w:before="66" w:line="230" w:lineRule="exact"/>
        <w:ind w:left="119"/>
        <w:jc w:val="both"/>
      </w:pPr>
      <w:r>
        <w:t xml:space="preserve">In the free response section, students were positive about BlockPy’s block interface. 65% indicated the block interface as particularly helpful, and 34% </w:t>
      </w:r>
      <w:proofErr w:type="spellStart"/>
      <w:r>
        <w:t>indi</w:t>
      </w:r>
      <w:proofErr w:type="spellEnd"/>
      <w:r>
        <w:t xml:space="preserve">- </w:t>
      </w:r>
      <w:proofErr w:type="spellStart"/>
      <w:r>
        <w:t>cated</w:t>
      </w:r>
      <w:proofErr w:type="spellEnd"/>
      <w:r>
        <w:t xml:space="preserve"> that the dual text/block interface helped. Con- </w:t>
      </w:r>
      <w:proofErr w:type="spellStart"/>
      <w:r>
        <w:t>sistent</w:t>
      </w:r>
      <w:proofErr w:type="spellEnd"/>
      <w:r>
        <w:t xml:space="preserve"> with the criticism of the automatic guidance,</w:t>
      </w:r>
    </w:p>
    <w:p w:rsidR="00706B87" w:rsidRDefault="00A82C24">
      <w:pPr>
        <w:pStyle w:val="BodyText"/>
        <w:rPr>
          <w:sz w:val="20"/>
        </w:rPr>
      </w:pPr>
      <w:r>
        <w:br w:type="column"/>
      </w: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spacing w:before="10"/>
        <w:rPr>
          <w:sz w:val="17"/>
        </w:rPr>
      </w:pPr>
    </w:p>
    <w:p w:rsidR="00706B87" w:rsidRDefault="00A82C24">
      <w:pPr>
        <w:spacing w:line="180" w:lineRule="exact"/>
        <w:ind w:left="120" w:right="119"/>
        <w:jc w:val="both"/>
        <w:rPr>
          <w:rFonts w:ascii="Arial"/>
          <w:sz w:val="16"/>
        </w:rPr>
      </w:pPr>
      <w:r>
        <w:rPr>
          <w:rFonts w:ascii="Arial"/>
          <w:sz w:val="16"/>
        </w:rPr>
        <w:t xml:space="preserve">Fig. 5. Percentage of Students who </w:t>
      </w:r>
      <w:proofErr w:type="gramStart"/>
      <w:r>
        <w:rPr>
          <w:rFonts w:ascii="Arial"/>
          <w:sz w:val="16"/>
        </w:rPr>
        <w:t>Spent</w:t>
      </w:r>
      <w:proofErr w:type="gramEnd"/>
      <w:r>
        <w:rPr>
          <w:rFonts w:ascii="Arial"/>
          <w:sz w:val="16"/>
        </w:rPr>
        <w:t xml:space="preserve"> a Given Proportion of Time in Block Mode by Assignment</w:t>
      </w:r>
    </w:p>
    <w:p w:rsidR="00706B87" w:rsidRDefault="00706B87">
      <w:pPr>
        <w:pStyle w:val="BodyText"/>
        <w:spacing w:before="10"/>
        <w:rPr>
          <w:rFonts w:ascii="Arial"/>
          <w:sz w:val="28"/>
        </w:rPr>
      </w:pPr>
    </w:p>
    <w:p w:rsidR="00706B87" w:rsidRDefault="00A82C24">
      <w:pPr>
        <w:pStyle w:val="BodyText"/>
        <w:spacing w:line="230" w:lineRule="exact"/>
        <w:ind w:left="120" w:right="119"/>
        <w:jc w:val="both"/>
      </w:pPr>
      <w:proofErr w:type="gramStart"/>
      <w:r>
        <w:t>only</w:t>
      </w:r>
      <w:proofErr w:type="gramEnd"/>
      <w:r>
        <w:t xml:space="preserve"> 12% found that feature particularly helpful; our interpretation from this result is that students </w:t>
      </w:r>
      <w:proofErr w:type="spellStart"/>
      <w:r>
        <w:t>ap</w:t>
      </w:r>
      <w:proofErr w:type="spellEnd"/>
      <w:r>
        <w:t xml:space="preserve">- </w:t>
      </w:r>
      <w:proofErr w:type="spellStart"/>
      <w:r>
        <w:t>preciated</w:t>
      </w:r>
      <w:proofErr w:type="spellEnd"/>
      <w:r>
        <w:t xml:space="preserve"> the guidance, but wanted more from it. In terms of other frustrations, 7 students (17%)</w:t>
      </w:r>
      <w:r>
        <w:rPr>
          <w:spacing w:val="-23"/>
        </w:rPr>
        <w:t xml:space="preserve"> </w:t>
      </w:r>
      <w:r>
        <w:t xml:space="preserve">suggested issues with using blocks (e.g., having to repeatedly drag blocks around). Other frustrations were with the problems assigned or the nature of coding in general. Comparatively, most criticisms of </w:t>
      </w:r>
      <w:proofErr w:type="spellStart"/>
      <w:r>
        <w:t>Spyder</w:t>
      </w:r>
      <w:proofErr w:type="spellEnd"/>
      <w:r>
        <w:t xml:space="preserve"> related to coding in general, rather than features of the </w:t>
      </w:r>
      <w:proofErr w:type="spellStart"/>
      <w:r>
        <w:t>envi</w:t>
      </w:r>
      <w:proofErr w:type="spellEnd"/>
      <w:r>
        <w:t xml:space="preserve">- </w:t>
      </w:r>
      <w:proofErr w:type="spellStart"/>
      <w:r>
        <w:t>ronment</w:t>
      </w:r>
      <w:proofErr w:type="spellEnd"/>
      <w:r>
        <w:t xml:space="preserve"> (e.g., students described frustrations with Python syntax, trying to interpret</w:t>
      </w:r>
      <w:r>
        <w:rPr>
          <w:spacing w:val="16"/>
        </w:rPr>
        <w:t xml:space="preserve"> </w:t>
      </w:r>
      <w:r>
        <w:t>errors).</w:t>
      </w:r>
    </w:p>
    <w:p w:rsidR="00706B87" w:rsidRDefault="00A82C24">
      <w:pPr>
        <w:pStyle w:val="BodyText"/>
        <w:spacing w:before="19" w:line="230" w:lineRule="exact"/>
        <w:ind w:left="120" w:right="119" w:firstLine="285"/>
        <w:jc w:val="both"/>
      </w:pPr>
      <w:r>
        <w:t>Figure 5 shows the percentage of students who spent different proportions of time in block mode, over assignments. In other words, the red bars rep- resent students who spent very little time in the Block mode</w:t>
      </w:r>
      <w:r>
        <w:rPr>
          <w:spacing w:val="-10"/>
        </w:rPr>
        <w:t xml:space="preserve"> </w:t>
      </w:r>
      <w:r>
        <w:t>(and</w:t>
      </w:r>
      <w:r>
        <w:rPr>
          <w:spacing w:val="-11"/>
        </w:rPr>
        <w:t xml:space="preserve"> </w:t>
      </w:r>
      <w:r>
        <w:t>were</w:t>
      </w:r>
      <w:r>
        <w:rPr>
          <w:spacing w:val="-10"/>
        </w:rPr>
        <w:t xml:space="preserve"> </w:t>
      </w:r>
      <w:r>
        <w:t>therefore</w:t>
      </w:r>
      <w:r>
        <w:rPr>
          <w:spacing w:val="-11"/>
        </w:rPr>
        <w:t xml:space="preserve"> </w:t>
      </w:r>
      <w:r>
        <w:t>predominately</w:t>
      </w:r>
      <w:r>
        <w:rPr>
          <w:spacing w:val="-10"/>
        </w:rPr>
        <w:t xml:space="preserve"> </w:t>
      </w:r>
      <w:r>
        <w:t>writing</w:t>
      </w:r>
      <w:r>
        <w:rPr>
          <w:spacing w:val="-11"/>
        </w:rPr>
        <w:t xml:space="preserve"> </w:t>
      </w:r>
      <w:r>
        <w:t>text), while the light-blue bars represent students who were predominately using the Block mode. For the first 3 days of the assignments, students mostly stayed in</w:t>
      </w:r>
      <w:r>
        <w:rPr>
          <w:spacing w:val="-9"/>
        </w:rPr>
        <w:t xml:space="preserve"> </w:t>
      </w:r>
      <w:r>
        <w:t xml:space="preserve">the block interface (with the first problem being a notable exception, since it was used to show students how   the interface was dual-block/text). It is </w:t>
      </w:r>
      <w:proofErr w:type="gramStart"/>
      <w:r>
        <w:t>encouraging  to</w:t>
      </w:r>
      <w:proofErr w:type="gramEnd"/>
      <w:r>
        <w:t xml:space="preserve"> note that some students did switch between the block and text editor in several early problems,  if  only to observe the resulting code. However, it is also clear that many students stayed </w:t>
      </w:r>
      <w:proofErr w:type="gramStart"/>
      <w:r>
        <w:t>almost  entirely</w:t>
      </w:r>
      <w:proofErr w:type="gramEnd"/>
      <w:r>
        <w:t xml:space="preserve">  in the block mode, even during the final</w:t>
      </w:r>
      <w:r>
        <w:rPr>
          <w:spacing w:val="3"/>
        </w:rPr>
        <w:t xml:space="preserve"> </w:t>
      </w:r>
      <w:r>
        <w:t>problems.</w:t>
      </w:r>
      <w:r>
        <w:rPr>
          <w:spacing w:val="14"/>
        </w:rPr>
        <w:t xml:space="preserve"> </w:t>
      </w:r>
      <w:r>
        <w:t>This graph does suggest that more incentives and</w:t>
      </w:r>
      <w:r>
        <w:rPr>
          <w:spacing w:val="-18"/>
        </w:rPr>
        <w:t xml:space="preserve"> </w:t>
      </w:r>
      <w:r>
        <w:t>guidance should be given to direct students to pay attention    or take advantage of the text interface, to build their competency with that form of their</w:t>
      </w:r>
      <w:r>
        <w:rPr>
          <w:spacing w:val="25"/>
        </w:rPr>
        <w:t xml:space="preserve"> </w:t>
      </w:r>
      <w:r>
        <w:t>programs.</w:t>
      </w:r>
    </w:p>
    <w:p w:rsidR="00706B87" w:rsidRDefault="00A82C24">
      <w:pPr>
        <w:pStyle w:val="BodyText"/>
        <w:spacing w:before="21"/>
        <w:ind w:left="405"/>
      </w:pPr>
      <w:proofErr w:type="gramStart"/>
      <w:r>
        <w:t>The  last</w:t>
      </w:r>
      <w:proofErr w:type="gramEnd"/>
      <w:r>
        <w:t xml:space="preserve">  day  of  BlockPy  began  the  transition to</w:t>
      </w:r>
    </w:p>
    <w:p w:rsidR="00706B87" w:rsidRDefault="00706B87">
      <w:pPr>
        <w:sectPr w:rsidR="00706B87">
          <w:type w:val="continuous"/>
          <w:pgSz w:w="12240" w:h="15840"/>
          <w:pgMar w:top="1340" w:right="1320" w:bottom="280" w:left="1320" w:header="720" w:footer="720" w:gutter="0"/>
          <w:cols w:num="2" w:space="720" w:equalWidth="0">
            <w:col w:w="4681" w:space="119"/>
            <w:col w:w="4800"/>
          </w:cols>
        </w:sect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spacing w:before="10"/>
        <w:rPr>
          <w:sz w:val="17"/>
        </w:rPr>
      </w:pPr>
    </w:p>
    <w:p w:rsidR="00706B87" w:rsidRDefault="00A82C24">
      <w:pPr>
        <w:ind w:left="120"/>
        <w:jc w:val="both"/>
        <w:rPr>
          <w:rFonts w:ascii="Arial" w:hAnsi="Arial"/>
          <w:sz w:val="16"/>
        </w:rPr>
      </w:pPr>
      <w:r>
        <w:rPr>
          <w:noProof/>
        </w:rPr>
        <w:drawing>
          <wp:anchor distT="0" distB="0" distL="0" distR="0" simplePos="0" relativeHeight="251649024" behindDoc="0" locked="0" layoutInCell="1" allowOverlap="1">
            <wp:simplePos x="0" y="0"/>
            <wp:positionH relativeFrom="page">
              <wp:posOffset>914400</wp:posOffset>
            </wp:positionH>
            <wp:positionV relativeFrom="paragraph">
              <wp:posOffset>-1299918</wp:posOffset>
            </wp:positionV>
            <wp:extent cx="2896361" cy="1296162"/>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2896361" cy="1296162"/>
                    </a:xfrm>
                    <a:prstGeom prst="rect">
                      <a:avLst/>
                    </a:prstGeom>
                  </pic:spPr>
                </pic:pic>
              </a:graphicData>
            </a:graphic>
          </wp:anchor>
        </w:drawing>
      </w:r>
      <w:r>
        <w:rPr>
          <w:rFonts w:ascii="Arial" w:hAnsi="Arial"/>
          <w:sz w:val="16"/>
        </w:rPr>
        <w:t>Fig. 6. Students’ Use of Toolbar Features over Problems</w:t>
      </w:r>
    </w:p>
    <w:p w:rsidR="00706B87" w:rsidRDefault="00706B87">
      <w:pPr>
        <w:pStyle w:val="BodyText"/>
        <w:rPr>
          <w:rFonts w:ascii="Arial"/>
          <w:sz w:val="20"/>
        </w:rPr>
      </w:pPr>
    </w:p>
    <w:p w:rsidR="00706B87" w:rsidRDefault="00706B87">
      <w:pPr>
        <w:pStyle w:val="BodyText"/>
        <w:spacing w:before="4"/>
        <w:rPr>
          <w:rFonts w:ascii="Arial"/>
          <w:sz w:val="22"/>
        </w:rPr>
      </w:pPr>
    </w:p>
    <w:p w:rsidR="00706B87" w:rsidRDefault="00A82C24">
      <w:pPr>
        <w:pStyle w:val="BodyText"/>
        <w:spacing w:line="230" w:lineRule="exact"/>
        <w:ind w:left="120"/>
        <w:jc w:val="both"/>
      </w:pPr>
      <w:proofErr w:type="gramStart"/>
      <w:r>
        <w:t>full</w:t>
      </w:r>
      <w:proofErr w:type="gramEnd"/>
      <w:r>
        <w:t xml:space="preserve"> textual Python programming.  </w:t>
      </w:r>
      <w:proofErr w:type="gramStart"/>
      <w:r>
        <w:t>Students  tended</w:t>
      </w:r>
      <w:proofErr w:type="gramEnd"/>
      <w:r>
        <w:t xml:space="preserve">  to spend more of the last day in the text interface, which was encouraged by the interface starting in text mode and the problems asking students to write their programs in text rather than blocks where possible.  </w:t>
      </w:r>
      <w:r>
        <w:rPr>
          <w:spacing w:val="-9"/>
        </w:rPr>
        <w:t xml:space="preserve">To </w:t>
      </w:r>
      <w:r>
        <w:t xml:space="preserve">prepare students for the transition, they are </w:t>
      </w:r>
      <w:proofErr w:type="gramStart"/>
      <w:r>
        <w:t>given  a</w:t>
      </w:r>
      <w:proofErr w:type="gramEnd"/>
      <w:r>
        <w:t xml:space="preserve"> translation guide showing individual blocks and their equivalent textual form in Python. The day’s lecture</w:t>
      </w:r>
      <w:r>
        <w:rPr>
          <w:spacing w:val="-8"/>
        </w:rPr>
        <w:t xml:space="preserve"> </w:t>
      </w:r>
      <w:r>
        <w:t>covered</w:t>
      </w:r>
      <w:r>
        <w:rPr>
          <w:spacing w:val="-8"/>
        </w:rPr>
        <w:t xml:space="preserve"> </w:t>
      </w:r>
      <w:r>
        <w:t>basic</w:t>
      </w:r>
      <w:r>
        <w:rPr>
          <w:spacing w:val="-8"/>
        </w:rPr>
        <w:t xml:space="preserve"> </w:t>
      </w:r>
      <w:r>
        <w:t>text</w:t>
      </w:r>
      <w:r>
        <w:rPr>
          <w:spacing w:val="-8"/>
        </w:rPr>
        <w:t xml:space="preserve"> </w:t>
      </w:r>
      <w:r>
        <w:t>syntax</w:t>
      </w:r>
      <w:r>
        <w:rPr>
          <w:spacing w:val="-8"/>
        </w:rPr>
        <w:t xml:space="preserve"> </w:t>
      </w:r>
      <w:r>
        <w:t>and</w:t>
      </w:r>
      <w:r>
        <w:rPr>
          <w:spacing w:val="-8"/>
        </w:rPr>
        <w:t xml:space="preserve"> </w:t>
      </w:r>
      <w:r>
        <w:t>gave</w:t>
      </w:r>
      <w:r>
        <w:rPr>
          <w:spacing w:val="-8"/>
        </w:rPr>
        <w:t xml:space="preserve"> </w:t>
      </w:r>
      <w:r>
        <w:t>side-by-side examples of blocks and Python</w:t>
      </w:r>
      <w:r>
        <w:rPr>
          <w:spacing w:val="24"/>
        </w:rPr>
        <w:t xml:space="preserve"> </w:t>
      </w:r>
      <w:r>
        <w:t>text.</w:t>
      </w:r>
    </w:p>
    <w:p w:rsidR="00706B87" w:rsidRDefault="00A82C24">
      <w:pPr>
        <w:pStyle w:val="BodyText"/>
        <w:spacing w:before="31" w:line="230" w:lineRule="exact"/>
        <w:ind w:left="120" w:firstLine="285"/>
        <w:jc w:val="both"/>
        <w:rPr>
          <w:rFonts w:ascii="Courier New" w:hAnsi="Courier New"/>
        </w:rPr>
      </w:pPr>
      <w:r>
        <w:t xml:space="preserve">One effect observed in the transition to text was that students were confused what the keywords of Python were, compared to </w:t>
      </w:r>
      <w:r>
        <w:rPr>
          <w:spacing w:val="-3"/>
        </w:rPr>
        <w:t xml:space="preserve">BlockPy. </w:t>
      </w:r>
      <w:r>
        <w:t xml:space="preserve">As previously described, the text on blocks is often more verbose than </w:t>
      </w:r>
      <w:proofErr w:type="gramStart"/>
      <w:r>
        <w:t>the  actual</w:t>
      </w:r>
      <w:proofErr w:type="gramEnd"/>
      <w:r>
        <w:t xml:space="preserve">  Python  syntax.  </w:t>
      </w:r>
      <w:proofErr w:type="gramStart"/>
      <w:r>
        <w:t>This  is</w:t>
      </w:r>
      <w:proofErr w:type="gramEnd"/>
      <w:r>
        <w:t xml:space="preserve">  intended  as a feature to improve learners’ understanding of the blocks. However, analysis of the logs suggest that this causes confusion for some students when they </w:t>
      </w:r>
      <w:proofErr w:type="spellStart"/>
      <w:r>
        <w:t>tran</w:t>
      </w:r>
      <w:proofErr w:type="spellEnd"/>
      <w:r>
        <w:t xml:space="preserve">- </w:t>
      </w:r>
      <w:proofErr w:type="spellStart"/>
      <w:r>
        <w:t>sition</w:t>
      </w:r>
      <w:proofErr w:type="spellEnd"/>
      <w:r>
        <w:t xml:space="preserve"> to writing text code. A crucial question is how wide-spread this problem is and how long it persists. </w:t>
      </w:r>
      <w:r>
        <w:rPr>
          <w:spacing w:val="-9"/>
        </w:rPr>
        <w:t xml:space="preserve">We </w:t>
      </w:r>
      <w:r>
        <w:t xml:space="preserve">looked at three types of mistakes that students could make: writing </w:t>
      </w:r>
      <w:r>
        <w:rPr>
          <w:rFonts w:ascii="Courier New" w:hAnsi="Courier New"/>
        </w:rPr>
        <w:t xml:space="preserve">for each X in Y </w:t>
      </w:r>
      <w:r>
        <w:t xml:space="preserve">instead of </w:t>
      </w:r>
      <w:r>
        <w:rPr>
          <w:rFonts w:ascii="Courier New" w:hAnsi="Courier New"/>
        </w:rPr>
        <w:t>for X in Y</w:t>
      </w:r>
      <w:r>
        <w:t xml:space="preserve">, writing </w:t>
      </w:r>
      <w:r>
        <w:rPr>
          <w:rFonts w:ascii="Courier New" w:hAnsi="Courier New"/>
        </w:rPr>
        <w:t xml:space="preserve">set X = ... </w:t>
      </w:r>
      <w:r>
        <w:t xml:space="preserve">instead of </w:t>
      </w:r>
      <w:r>
        <w:rPr>
          <w:rFonts w:ascii="Courier New" w:hAnsi="Courier New"/>
        </w:rPr>
        <w:t>X</w:t>
      </w:r>
      <w:r>
        <w:rPr>
          <w:rFonts w:ascii="Courier New" w:hAnsi="Courier New"/>
          <w:spacing w:val="70"/>
        </w:rPr>
        <w:t xml:space="preserve"> </w:t>
      </w:r>
      <w:r>
        <w:rPr>
          <w:rFonts w:ascii="Courier New" w:hAnsi="Courier New"/>
        </w:rPr>
        <w:t>=</w:t>
      </w:r>
    </w:p>
    <w:p w:rsidR="00706B87" w:rsidRDefault="00A82C24">
      <w:pPr>
        <w:pStyle w:val="BodyText"/>
        <w:spacing w:before="1" w:line="235" w:lineRule="exact"/>
        <w:ind w:left="119"/>
        <w:jc w:val="both"/>
        <w:rPr>
          <w:rFonts w:ascii="Courier New"/>
        </w:rPr>
      </w:pPr>
      <w:r>
        <w:rPr>
          <w:rFonts w:ascii="Courier New"/>
        </w:rPr>
        <w:t>...</w:t>
      </w:r>
      <w:r>
        <w:t xml:space="preserve">, and writing </w:t>
      </w:r>
      <w:r>
        <w:rPr>
          <w:rFonts w:ascii="Courier New"/>
        </w:rPr>
        <w:t xml:space="preserve">if X then do ... </w:t>
      </w:r>
      <w:r>
        <w:t xml:space="preserve">instead of </w:t>
      </w:r>
      <w:r>
        <w:rPr>
          <w:rFonts w:ascii="Courier New"/>
        </w:rPr>
        <w:t>if</w:t>
      </w:r>
    </w:p>
    <w:p w:rsidR="00706B87" w:rsidRDefault="00A82C24">
      <w:pPr>
        <w:pStyle w:val="BodyText"/>
        <w:spacing w:line="232" w:lineRule="auto"/>
        <w:ind w:left="119"/>
        <w:jc w:val="both"/>
      </w:pPr>
      <w:r>
        <w:rPr>
          <w:rFonts w:ascii="Courier New"/>
        </w:rPr>
        <w:t>X</w:t>
      </w:r>
      <w:r>
        <w:t xml:space="preserve">. We found 20 students who exhibited this behavior in 29 different incidences across all the problems: 9 incorrect </w:t>
      </w:r>
      <w:r>
        <w:rPr>
          <w:rFonts w:ascii="Courier New"/>
        </w:rPr>
        <w:t>for</w:t>
      </w:r>
      <w:r>
        <w:t xml:space="preserve">, 17 incorrect </w:t>
      </w:r>
      <w:r>
        <w:rPr>
          <w:rFonts w:ascii="Courier New"/>
        </w:rPr>
        <w:t>set</w:t>
      </w:r>
      <w:r>
        <w:t xml:space="preserve">, and 1 incorrect </w:t>
      </w:r>
      <w:r>
        <w:rPr>
          <w:rFonts w:ascii="Courier New"/>
        </w:rPr>
        <w:t>if</w:t>
      </w:r>
      <w:r>
        <w:t xml:space="preserve">. Few students made the mistake on more than one problem. In over 60% of the cases, the student </w:t>
      </w:r>
      <w:proofErr w:type="spellStart"/>
      <w:r>
        <w:t>cor</w:t>
      </w:r>
      <w:proofErr w:type="spellEnd"/>
      <w:r>
        <w:t xml:space="preserve">- </w:t>
      </w:r>
      <w:proofErr w:type="spellStart"/>
      <w:r>
        <w:t>rected</w:t>
      </w:r>
      <w:proofErr w:type="spellEnd"/>
      <w:r>
        <w:t xml:space="preserve"> their mistake within a minute, and in 23% the student corrected their mistake in 1-4 minutes. In the two worst cases, students persisted with the incorrect code for over 5 minutes and 7 minutes. It is worth pointing out that no student ended the assignment (successfully or not) with any use of the word </w:t>
      </w:r>
      <w:r>
        <w:rPr>
          <w:rFonts w:ascii="Courier New"/>
        </w:rPr>
        <w:t>each</w:t>
      </w:r>
      <w:r>
        <w:t xml:space="preserve">, </w:t>
      </w:r>
      <w:r>
        <w:rPr>
          <w:rFonts w:ascii="Courier New"/>
        </w:rPr>
        <w:t>set</w:t>
      </w:r>
      <w:r>
        <w:t xml:space="preserve">, or </w:t>
      </w:r>
      <w:r>
        <w:rPr>
          <w:rFonts w:ascii="Courier New"/>
        </w:rPr>
        <w:t>do</w:t>
      </w:r>
      <w:r>
        <w:t>. Nonetheless, it does seem prudent for the guidance to correct students who might be using such incorrect code forms.</w:t>
      </w:r>
    </w:p>
    <w:p w:rsidR="00706B87" w:rsidRDefault="00A82C24">
      <w:pPr>
        <w:pStyle w:val="BodyText"/>
        <w:spacing w:before="26" w:line="230" w:lineRule="exact"/>
        <w:ind w:left="119" w:firstLine="285"/>
        <w:jc w:val="both"/>
      </w:pPr>
      <w:r>
        <w:t xml:space="preserve">The main toolbar in BlockPy gives </w:t>
      </w:r>
      <w:proofErr w:type="gramStart"/>
      <w:r>
        <w:t>students  ac</w:t>
      </w:r>
      <w:proofErr w:type="gramEnd"/>
      <w:r>
        <w:t xml:space="preserve">- </w:t>
      </w:r>
      <w:proofErr w:type="spellStart"/>
      <w:r>
        <w:t>cess</w:t>
      </w:r>
      <w:proofErr w:type="spellEnd"/>
      <w:r>
        <w:t xml:space="preserve"> to a number of features intended to help them complete problems. Some of these tools are standard editor features, such as undo and redo buttons. Some of them, however, are more specific to the </w:t>
      </w:r>
      <w:proofErr w:type="spellStart"/>
      <w:r>
        <w:t>educa</w:t>
      </w:r>
      <w:proofErr w:type="spellEnd"/>
      <w:r>
        <w:t xml:space="preserve">- </w:t>
      </w:r>
      <w:proofErr w:type="spellStart"/>
      <w:proofErr w:type="gramStart"/>
      <w:r>
        <w:t>tional</w:t>
      </w:r>
      <w:proofErr w:type="spellEnd"/>
      <w:r>
        <w:t xml:space="preserve">  nature</w:t>
      </w:r>
      <w:proofErr w:type="gramEnd"/>
      <w:r>
        <w:t xml:space="preserve">  of  the  environment,  such  as  the code</w:t>
      </w:r>
    </w:p>
    <w:p w:rsidR="00706B87" w:rsidRDefault="00A82C24">
      <w:pPr>
        <w:pStyle w:val="BodyText"/>
        <w:spacing w:before="140" w:line="230" w:lineRule="exact"/>
        <w:ind w:left="119" w:right="117"/>
        <w:jc w:val="both"/>
      </w:pPr>
      <w:r>
        <w:br w:type="column"/>
      </w:r>
      <w:proofErr w:type="gramStart"/>
      <w:r>
        <w:t>explorer</w:t>
      </w:r>
      <w:proofErr w:type="gramEnd"/>
      <w:r>
        <w:t xml:space="preserve"> and natural language code generator (named </w:t>
      </w:r>
      <w:r>
        <w:rPr>
          <w:rFonts w:ascii="Courier New"/>
        </w:rPr>
        <w:t xml:space="preserve">pseudo </w:t>
      </w:r>
      <w:r>
        <w:t xml:space="preserve">in this version). Figure 6 reports on student use of these features across problems. Unfortunately, these data suggest that most students did not take advantage of these features. Deeper analysis found no significant correlations between student performance (as established by either time on task or number of successfully completed problems) </w:t>
      </w:r>
      <w:proofErr w:type="gramStart"/>
      <w:r>
        <w:t>and  level</w:t>
      </w:r>
      <w:proofErr w:type="gramEnd"/>
      <w:r>
        <w:t xml:space="preserve">  of  use  of the toolbar features. The x-axis is the number of problems where a student used the particular feature at least once. In part, we attribute this</w:t>
      </w:r>
      <w:r>
        <w:rPr>
          <w:spacing w:val="-21"/>
        </w:rPr>
        <w:t xml:space="preserve"> </w:t>
      </w:r>
      <w:r>
        <w:t>underutilization to these features not being sufficiently emphasized in the</w:t>
      </w:r>
      <w:r>
        <w:rPr>
          <w:spacing w:val="2"/>
        </w:rPr>
        <w:t xml:space="preserve"> </w:t>
      </w:r>
      <w:r>
        <w:t>instruction.</w:t>
      </w:r>
    </w:p>
    <w:p w:rsidR="00706B87" w:rsidRDefault="00706B87">
      <w:pPr>
        <w:pStyle w:val="BodyText"/>
        <w:spacing w:before="7"/>
        <w:rPr>
          <w:sz w:val="31"/>
        </w:rPr>
      </w:pPr>
    </w:p>
    <w:p w:rsidR="00706B87" w:rsidRDefault="00A82C24">
      <w:pPr>
        <w:pStyle w:val="Heading1"/>
        <w:numPr>
          <w:ilvl w:val="1"/>
          <w:numId w:val="2"/>
        </w:numPr>
        <w:tabs>
          <w:tab w:val="left" w:pos="575"/>
        </w:tabs>
        <w:ind w:hanging="454"/>
        <w:jc w:val="both"/>
      </w:pPr>
      <w:r>
        <w:t>The Context</w:t>
      </w:r>
      <w:r>
        <w:rPr>
          <w:spacing w:val="-4"/>
        </w:rPr>
        <w:t xml:space="preserve"> </w:t>
      </w:r>
      <w:r>
        <w:t>Manageability</w:t>
      </w:r>
    </w:p>
    <w:p w:rsidR="00706B87" w:rsidRDefault="00A82C24">
      <w:pPr>
        <w:pStyle w:val="BodyText"/>
        <w:spacing w:before="99" w:line="230" w:lineRule="exact"/>
        <w:ind w:left="119" w:right="119"/>
        <w:jc w:val="both"/>
      </w:pPr>
      <w:r>
        <w:t xml:space="preserve">The Data Science context embedded in the </w:t>
      </w:r>
      <w:proofErr w:type="spellStart"/>
      <w:r>
        <w:t>curricu</w:t>
      </w:r>
      <w:proofErr w:type="spellEnd"/>
      <w:r>
        <w:t xml:space="preserve">- </w:t>
      </w:r>
      <w:proofErr w:type="spellStart"/>
      <w:r>
        <w:t>lum</w:t>
      </w:r>
      <w:proofErr w:type="spellEnd"/>
      <w:r>
        <w:t xml:space="preserve"> was manageable by the students, based on the completion rates and student survey responses. Fig- </w:t>
      </w:r>
      <w:proofErr w:type="spellStart"/>
      <w:r>
        <w:t>ure</w:t>
      </w:r>
      <w:proofErr w:type="spellEnd"/>
      <w:r>
        <w:t xml:space="preserve"> 7 describes student completion rates over the assignments. The bars are colored based on day and their brightness indicates homework vs. classwork.</w:t>
      </w:r>
      <w:r>
        <w:rPr>
          <w:spacing w:val="-13"/>
        </w:rPr>
        <w:t xml:space="preserve"> </w:t>
      </w:r>
      <w:r>
        <w:t>As can be seen, there are 4 days of BlockPy activities. Figure 8 describes the distribution of time spent on each problem. 92% of the 50 students completed more than 60% of the 34 problems and 62% of the students completed more than 90% of the problems, which</w:t>
      </w:r>
      <w:r>
        <w:rPr>
          <w:spacing w:val="-32"/>
        </w:rPr>
        <w:t xml:space="preserve"> </w:t>
      </w:r>
      <w:proofErr w:type="spellStart"/>
      <w:r>
        <w:t>sug</w:t>
      </w:r>
      <w:proofErr w:type="spellEnd"/>
      <w:r>
        <w:t>- gests that most students were able to complete most problems. The average student was able to complete most problems in 15 minutes, which was considered reasonable by the</w:t>
      </w:r>
      <w:r>
        <w:rPr>
          <w:spacing w:val="8"/>
        </w:rPr>
        <w:t xml:space="preserve"> </w:t>
      </w:r>
      <w:r>
        <w:t>instructors.</w:t>
      </w:r>
    </w:p>
    <w:p w:rsidR="00706B87" w:rsidRDefault="00A82C24">
      <w:pPr>
        <w:pStyle w:val="BodyText"/>
        <w:spacing w:before="9" w:line="230" w:lineRule="exact"/>
        <w:ind w:left="119" w:right="119" w:firstLine="285"/>
        <w:jc w:val="both"/>
      </w:pPr>
      <w:r>
        <w:t xml:space="preserve">Although the aggregate set of problems was promising, inadequacies exist within the curriculum. Some problems seemed to take students much longer than anticipated, such as #3.7, which had students write code from scratch to identify the index of the minimum value in a list. As students progressed through the curriculum, there is a visible reduction   in the percentage of completions. There is a similar reduction from classwork to homework. While the completion rate almost always remains above 70%, there was some noticeable drop-off on the last </w:t>
      </w:r>
      <w:r>
        <w:rPr>
          <w:spacing w:val="-6"/>
        </w:rPr>
        <w:t xml:space="preserve">day. </w:t>
      </w:r>
      <w:r>
        <w:t xml:space="preserve">This is most likely </w:t>
      </w:r>
      <w:proofErr w:type="gramStart"/>
      <w:r>
        <w:t>caused  by</w:t>
      </w:r>
      <w:proofErr w:type="gramEnd"/>
      <w:r>
        <w:t xml:space="preserve">  three  things:  fatigue on the part of the students (accumulated work load might have been overwhelming), the proximity  to  the end of the unit (which means that students had comparatively less time to work on these problems than earlier problems), and the fact that day 4 is the transition to text mode and students struggle with the new</w:t>
      </w:r>
      <w:r>
        <w:rPr>
          <w:spacing w:val="5"/>
        </w:rPr>
        <w:t xml:space="preserve"> </w:t>
      </w:r>
      <w:r>
        <w:t>syntax.</w:t>
      </w:r>
    </w:p>
    <w:p w:rsidR="00706B87" w:rsidRDefault="00A82C24">
      <w:pPr>
        <w:pStyle w:val="BodyText"/>
        <w:spacing w:before="9" w:line="230" w:lineRule="exact"/>
        <w:ind w:left="119" w:right="119" w:firstLine="285"/>
        <w:jc w:val="both"/>
      </w:pPr>
      <w:r>
        <w:t xml:space="preserve">The survey asked students where they would pre- </w:t>
      </w:r>
      <w:proofErr w:type="spellStart"/>
      <w:r>
        <w:t>fer</w:t>
      </w:r>
      <w:proofErr w:type="spellEnd"/>
      <w:r>
        <w:t xml:space="preserve"> to make the transition from BlockPy to </w:t>
      </w:r>
      <w:proofErr w:type="spellStart"/>
      <w:r>
        <w:rPr>
          <w:spacing w:val="-3"/>
        </w:rPr>
        <w:t>Spyder</w:t>
      </w:r>
      <w:proofErr w:type="spellEnd"/>
      <w:proofErr w:type="gramStart"/>
      <w:r>
        <w:rPr>
          <w:spacing w:val="-3"/>
        </w:rPr>
        <w:t xml:space="preserve">,  </w:t>
      </w:r>
      <w:r>
        <w:t>and</w:t>
      </w:r>
      <w:proofErr w:type="gramEnd"/>
      <w:r>
        <w:t xml:space="preserve"> allowed to choose from a series of intervals in the course. The majority (28 student) felt that the current location was appropriate, 6 </w:t>
      </w:r>
      <w:proofErr w:type="gramStart"/>
      <w:r>
        <w:t>students  felt</w:t>
      </w:r>
      <w:proofErr w:type="gramEnd"/>
      <w:r>
        <w:t xml:space="preserve">  it  should  be </w:t>
      </w:r>
      <w:r>
        <w:rPr>
          <w:spacing w:val="-3"/>
        </w:rPr>
        <w:t xml:space="preserve">later,  </w:t>
      </w:r>
      <w:r>
        <w:t xml:space="preserve">6 felt instruction should be kept in   </w:t>
      </w:r>
      <w:r>
        <w:rPr>
          <w:spacing w:val="30"/>
        </w:rPr>
        <w:t xml:space="preserve"> </w:t>
      </w:r>
      <w:r>
        <w:rPr>
          <w:spacing w:val="-3"/>
        </w:rPr>
        <w:t>BlockPy,</w:t>
      </w:r>
    </w:p>
    <w:p w:rsidR="00706B87" w:rsidRDefault="00706B87">
      <w:pPr>
        <w:spacing w:line="230" w:lineRule="exact"/>
        <w:jc w:val="both"/>
        <w:sectPr w:rsidR="00706B87">
          <w:headerReference w:type="default" r:id="rId17"/>
          <w:pgSz w:w="12240" w:h="15840"/>
          <w:pgMar w:top="1340" w:right="1320" w:bottom="280" w:left="1320" w:header="1146" w:footer="0" w:gutter="0"/>
          <w:pgNumType w:start="8"/>
          <w:cols w:num="2" w:space="720" w:equalWidth="0">
            <w:col w:w="4681" w:space="119"/>
            <w:col w:w="4800"/>
          </w:cols>
        </w:sectPr>
      </w:pPr>
    </w:p>
    <w:p w:rsidR="00706B87" w:rsidRDefault="00A82C24">
      <w:pPr>
        <w:spacing w:before="174" w:line="182" w:lineRule="exact"/>
        <w:ind w:right="2087"/>
        <w:jc w:val="right"/>
        <w:rPr>
          <w:rFonts w:ascii="Arial"/>
          <w:sz w:val="16"/>
        </w:rPr>
      </w:pPr>
      <w:r>
        <w:rPr>
          <w:noProof/>
        </w:rPr>
        <w:lastRenderedPageBreak/>
        <w:drawing>
          <wp:anchor distT="0" distB="0" distL="0" distR="0" simplePos="0" relativeHeight="251657216" behindDoc="1" locked="0" layoutInCell="1" allowOverlap="1">
            <wp:simplePos x="0" y="0"/>
            <wp:positionH relativeFrom="page">
              <wp:posOffset>914400</wp:posOffset>
            </wp:positionH>
            <wp:positionV relativeFrom="paragraph">
              <wp:posOffset>103204</wp:posOffset>
            </wp:positionV>
            <wp:extent cx="2895584" cy="3341504"/>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2895584" cy="3341504"/>
                    </a:xfrm>
                    <a:prstGeom prst="rect">
                      <a:avLst/>
                    </a:prstGeom>
                  </pic:spPr>
                </pic:pic>
              </a:graphicData>
            </a:graphic>
          </wp:anchor>
        </w:drawing>
      </w:r>
      <w:r>
        <w:rPr>
          <w:rFonts w:ascii="Arial"/>
          <w:sz w:val="16"/>
        </w:rPr>
        <w:t>TABLE 3</w:t>
      </w:r>
    </w:p>
    <w:p w:rsidR="00706B87" w:rsidRDefault="00A82C24">
      <w:pPr>
        <w:spacing w:before="4" w:line="180" w:lineRule="exact"/>
        <w:ind w:left="5009" w:right="227"/>
        <w:jc w:val="center"/>
        <w:rPr>
          <w:rFonts w:ascii="Arial"/>
          <w:sz w:val="16"/>
        </w:rPr>
      </w:pPr>
      <w:r>
        <w:rPr>
          <w:rFonts w:ascii="Arial"/>
          <w:sz w:val="16"/>
        </w:rPr>
        <w:t>Incidences of Semantic Errors Detected by Static Analysis of 1587 Student Programs and 1463 Correct Student Programs</w:t>
      </w:r>
    </w:p>
    <w:p w:rsidR="00706B87" w:rsidRDefault="00706B87">
      <w:pPr>
        <w:pStyle w:val="BodyText"/>
        <w:spacing w:before="9" w:after="1"/>
        <w:rPr>
          <w:rFonts w:ascii="Arial"/>
          <w:sz w:val="22"/>
        </w:rPr>
      </w:pPr>
    </w:p>
    <w:tbl>
      <w:tblPr>
        <w:tblW w:w="0" w:type="auto"/>
        <w:tblInd w:w="498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958"/>
        <w:gridCol w:w="654"/>
        <w:gridCol w:w="763"/>
      </w:tblGrid>
      <w:tr w:rsidR="00706B87">
        <w:trPr>
          <w:trHeight w:hRule="exact" w:val="242"/>
        </w:trPr>
        <w:tc>
          <w:tcPr>
            <w:tcW w:w="2958" w:type="dxa"/>
            <w:tcBorders>
              <w:left w:val="nil"/>
            </w:tcBorders>
          </w:tcPr>
          <w:p w:rsidR="00706B87" w:rsidRDefault="00706B87"/>
        </w:tc>
        <w:tc>
          <w:tcPr>
            <w:tcW w:w="654" w:type="dxa"/>
          </w:tcPr>
          <w:p w:rsidR="00706B87" w:rsidRDefault="00A82C24">
            <w:pPr>
              <w:pStyle w:val="TableParagraph"/>
              <w:rPr>
                <w:sz w:val="16"/>
              </w:rPr>
            </w:pPr>
            <w:r>
              <w:rPr>
                <w:sz w:val="16"/>
              </w:rPr>
              <w:t>All</w:t>
            </w:r>
          </w:p>
        </w:tc>
        <w:tc>
          <w:tcPr>
            <w:tcW w:w="763" w:type="dxa"/>
            <w:tcBorders>
              <w:right w:val="nil"/>
            </w:tcBorders>
          </w:tcPr>
          <w:p w:rsidR="00706B87" w:rsidRDefault="00A82C24">
            <w:pPr>
              <w:pStyle w:val="TableParagraph"/>
              <w:ind w:left="94" w:right="97"/>
              <w:rPr>
                <w:sz w:val="16"/>
              </w:rPr>
            </w:pPr>
            <w:r>
              <w:rPr>
                <w:sz w:val="16"/>
              </w:rPr>
              <w:t>Correct</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Changed type of variable</w:t>
            </w:r>
          </w:p>
        </w:tc>
        <w:tc>
          <w:tcPr>
            <w:tcW w:w="654" w:type="dxa"/>
          </w:tcPr>
          <w:p w:rsidR="00706B87" w:rsidRDefault="00A82C24">
            <w:pPr>
              <w:pStyle w:val="TableParagraph"/>
              <w:rPr>
                <w:sz w:val="16"/>
              </w:rPr>
            </w:pPr>
            <w:r>
              <w:rPr>
                <w:sz w:val="16"/>
              </w:rPr>
              <w:t>60.8%</w:t>
            </w:r>
          </w:p>
        </w:tc>
        <w:tc>
          <w:tcPr>
            <w:tcW w:w="763" w:type="dxa"/>
            <w:tcBorders>
              <w:right w:val="nil"/>
            </w:tcBorders>
          </w:tcPr>
          <w:p w:rsidR="00706B87" w:rsidRDefault="00A82C24">
            <w:pPr>
              <w:pStyle w:val="TableParagraph"/>
              <w:ind w:left="94" w:right="97"/>
              <w:rPr>
                <w:sz w:val="16"/>
              </w:rPr>
            </w:pPr>
            <w:r>
              <w:rPr>
                <w:sz w:val="16"/>
              </w:rPr>
              <w:t>62.1%</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Variable overwritten without read</w:t>
            </w:r>
          </w:p>
        </w:tc>
        <w:tc>
          <w:tcPr>
            <w:tcW w:w="654" w:type="dxa"/>
          </w:tcPr>
          <w:p w:rsidR="00706B87" w:rsidRDefault="00A82C24">
            <w:pPr>
              <w:pStyle w:val="TableParagraph"/>
              <w:rPr>
                <w:sz w:val="16"/>
              </w:rPr>
            </w:pPr>
            <w:r>
              <w:rPr>
                <w:sz w:val="16"/>
              </w:rPr>
              <w:t>50.9%</w:t>
            </w:r>
          </w:p>
        </w:tc>
        <w:tc>
          <w:tcPr>
            <w:tcW w:w="763" w:type="dxa"/>
            <w:tcBorders>
              <w:right w:val="nil"/>
            </w:tcBorders>
          </w:tcPr>
          <w:p w:rsidR="00706B87" w:rsidRDefault="00A82C24">
            <w:pPr>
              <w:pStyle w:val="TableParagraph"/>
              <w:ind w:left="94" w:right="97"/>
              <w:rPr>
                <w:sz w:val="16"/>
              </w:rPr>
            </w:pPr>
            <w:r>
              <w:rPr>
                <w:sz w:val="16"/>
              </w:rPr>
              <w:t>51.6%</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Variable never read</w:t>
            </w:r>
          </w:p>
        </w:tc>
        <w:tc>
          <w:tcPr>
            <w:tcW w:w="654" w:type="dxa"/>
          </w:tcPr>
          <w:p w:rsidR="00706B87" w:rsidRDefault="00A82C24">
            <w:pPr>
              <w:pStyle w:val="TableParagraph"/>
              <w:rPr>
                <w:sz w:val="16"/>
              </w:rPr>
            </w:pPr>
            <w:r>
              <w:rPr>
                <w:sz w:val="16"/>
              </w:rPr>
              <w:t>16.8%</w:t>
            </w:r>
          </w:p>
        </w:tc>
        <w:tc>
          <w:tcPr>
            <w:tcW w:w="763" w:type="dxa"/>
            <w:tcBorders>
              <w:right w:val="nil"/>
            </w:tcBorders>
          </w:tcPr>
          <w:p w:rsidR="00706B87" w:rsidRDefault="00A82C24">
            <w:pPr>
              <w:pStyle w:val="TableParagraph"/>
              <w:ind w:left="94" w:right="97"/>
              <w:rPr>
                <w:sz w:val="16"/>
              </w:rPr>
            </w:pPr>
            <w:r>
              <w:rPr>
                <w:sz w:val="16"/>
              </w:rPr>
              <w:t>14.3%</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Variable read without write</w:t>
            </w:r>
          </w:p>
        </w:tc>
        <w:tc>
          <w:tcPr>
            <w:tcW w:w="654" w:type="dxa"/>
          </w:tcPr>
          <w:p w:rsidR="00706B87" w:rsidRDefault="00A82C24">
            <w:pPr>
              <w:pStyle w:val="TableParagraph"/>
              <w:rPr>
                <w:sz w:val="16"/>
              </w:rPr>
            </w:pPr>
            <w:r>
              <w:rPr>
                <w:sz w:val="16"/>
              </w:rPr>
              <w:t>12.0%</w:t>
            </w:r>
          </w:p>
        </w:tc>
        <w:tc>
          <w:tcPr>
            <w:tcW w:w="763" w:type="dxa"/>
            <w:tcBorders>
              <w:right w:val="nil"/>
            </w:tcBorders>
          </w:tcPr>
          <w:p w:rsidR="00706B87" w:rsidRDefault="00A82C24">
            <w:pPr>
              <w:pStyle w:val="TableParagraph"/>
              <w:ind w:left="94" w:right="97"/>
              <w:rPr>
                <w:sz w:val="16"/>
              </w:rPr>
            </w:pPr>
            <w:r>
              <w:rPr>
                <w:sz w:val="16"/>
              </w:rPr>
              <w:t>9.10%</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Iteration list used in iteration</w:t>
            </w:r>
          </w:p>
        </w:tc>
        <w:tc>
          <w:tcPr>
            <w:tcW w:w="654" w:type="dxa"/>
          </w:tcPr>
          <w:p w:rsidR="00706B87" w:rsidRDefault="00A82C24">
            <w:pPr>
              <w:pStyle w:val="TableParagraph"/>
              <w:rPr>
                <w:sz w:val="16"/>
              </w:rPr>
            </w:pPr>
            <w:r>
              <w:rPr>
                <w:sz w:val="16"/>
              </w:rPr>
              <w:t>7.48%</w:t>
            </w:r>
          </w:p>
        </w:tc>
        <w:tc>
          <w:tcPr>
            <w:tcW w:w="763" w:type="dxa"/>
            <w:tcBorders>
              <w:right w:val="nil"/>
            </w:tcBorders>
          </w:tcPr>
          <w:p w:rsidR="00706B87" w:rsidRDefault="00A82C24">
            <w:pPr>
              <w:pStyle w:val="TableParagraph"/>
              <w:ind w:left="94" w:right="97"/>
              <w:rPr>
                <w:sz w:val="16"/>
              </w:rPr>
            </w:pPr>
            <w:r>
              <w:rPr>
                <w:sz w:val="16"/>
              </w:rPr>
              <w:t>6.29%</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Iteration variable unused in iteration</w:t>
            </w:r>
          </w:p>
        </w:tc>
        <w:tc>
          <w:tcPr>
            <w:tcW w:w="654" w:type="dxa"/>
          </w:tcPr>
          <w:p w:rsidR="00706B87" w:rsidRDefault="00A82C24">
            <w:pPr>
              <w:pStyle w:val="TableParagraph"/>
              <w:rPr>
                <w:sz w:val="16"/>
              </w:rPr>
            </w:pPr>
            <w:r>
              <w:rPr>
                <w:sz w:val="16"/>
              </w:rPr>
              <w:t>6.53%</w:t>
            </w:r>
          </w:p>
        </w:tc>
        <w:tc>
          <w:tcPr>
            <w:tcW w:w="763" w:type="dxa"/>
            <w:tcBorders>
              <w:right w:val="nil"/>
            </w:tcBorders>
          </w:tcPr>
          <w:p w:rsidR="00706B87" w:rsidRDefault="00A82C24">
            <w:pPr>
              <w:pStyle w:val="TableParagraph"/>
              <w:ind w:left="94" w:right="97"/>
              <w:rPr>
                <w:sz w:val="16"/>
              </w:rPr>
            </w:pPr>
            <w:r>
              <w:rPr>
                <w:sz w:val="16"/>
              </w:rPr>
              <w:t>5.13%</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Used iteration list as iteration variable</w:t>
            </w:r>
          </w:p>
        </w:tc>
        <w:tc>
          <w:tcPr>
            <w:tcW w:w="654" w:type="dxa"/>
          </w:tcPr>
          <w:p w:rsidR="00706B87" w:rsidRDefault="00A82C24">
            <w:pPr>
              <w:pStyle w:val="TableParagraph"/>
              <w:rPr>
                <w:sz w:val="16"/>
              </w:rPr>
            </w:pPr>
            <w:r>
              <w:rPr>
                <w:sz w:val="16"/>
              </w:rPr>
              <w:t>6.02%</w:t>
            </w:r>
          </w:p>
        </w:tc>
        <w:tc>
          <w:tcPr>
            <w:tcW w:w="763" w:type="dxa"/>
            <w:tcBorders>
              <w:right w:val="nil"/>
            </w:tcBorders>
          </w:tcPr>
          <w:p w:rsidR="00706B87" w:rsidRDefault="00A82C24">
            <w:pPr>
              <w:pStyle w:val="TableParagraph"/>
              <w:ind w:left="94" w:right="97"/>
              <w:rPr>
                <w:sz w:val="16"/>
              </w:rPr>
            </w:pPr>
            <w:r>
              <w:rPr>
                <w:sz w:val="16"/>
              </w:rPr>
              <w:t>5.88%</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Iteration over non-list</w:t>
            </w:r>
          </w:p>
        </w:tc>
        <w:tc>
          <w:tcPr>
            <w:tcW w:w="654" w:type="dxa"/>
          </w:tcPr>
          <w:p w:rsidR="00706B87" w:rsidRDefault="00A82C24">
            <w:pPr>
              <w:pStyle w:val="TableParagraph"/>
              <w:rPr>
                <w:sz w:val="16"/>
              </w:rPr>
            </w:pPr>
            <w:r>
              <w:rPr>
                <w:sz w:val="16"/>
              </w:rPr>
              <w:t>1.58%</w:t>
            </w:r>
          </w:p>
        </w:tc>
        <w:tc>
          <w:tcPr>
            <w:tcW w:w="763" w:type="dxa"/>
            <w:tcBorders>
              <w:right w:val="nil"/>
            </w:tcBorders>
          </w:tcPr>
          <w:p w:rsidR="00706B87" w:rsidRDefault="00A82C24">
            <w:pPr>
              <w:pStyle w:val="TableParagraph"/>
              <w:ind w:left="94" w:right="97"/>
              <w:rPr>
                <w:sz w:val="16"/>
              </w:rPr>
            </w:pPr>
            <w:r>
              <w:rPr>
                <w:sz w:val="16"/>
              </w:rPr>
              <w:t>.75%</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Used unknown function</w:t>
            </w:r>
          </w:p>
        </w:tc>
        <w:tc>
          <w:tcPr>
            <w:tcW w:w="654" w:type="dxa"/>
          </w:tcPr>
          <w:p w:rsidR="00706B87" w:rsidRDefault="00A82C24">
            <w:pPr>
              <w:pStyle w:val="TableParagraph"/>
              <w:rPr>
                <w:sz w:val="16"/>
              </w:rPr>
            </w:pPr>
            <w:r>
              <w:rPr>
                <w:sz w:val="16"/>
              </w:rPr>
              <w:t>.63%</w:t>
            </w:r>
          </w:p>
        </w:tc>
        <w:tc>
          <w:tcPr>
            <w:tcW w:w="763" w:type="dxa"/>
            <w:tcBorders>
              <w:right w:val="nil"/>
            </w:tcBorders>
          </w:tcPr>
          <w:p w:rsidR="00706B87" w:rsidRDefault="00A82C24">
            <w:pPr>
              <w:pStyle w:val="TableParagraph"/>
              <w:ind w:left="94" w:right="97"/>
              <w:rPr>
                <w:sz w:val="16"/>
              </w:rPr>
            </w:pPr>
            <w:r>
              <w:rPr>
                <w:sz w:val="16"/>
              </w:rPr>
              <w:t>.63%</w:t>
            </w:r>
          </w:p>
        </w:tc>
      </w:tr>
      <w:tr w:rsidR="00706B87">
        <w:trPr>
          <w:trHeight w:hRule="exact" w:val="242"/>
        </w:trPr>
        <w:tc>
          <w:tcPr>
            <w:tcW w:w="2958" w:type="dxa"/>
            <w:tcBorders>
              <w:left w:val="nil"/>
            </w:tcBorders>
          </w:tcPr>
          <w:p w:rsidR="00706B87" w:rsidRDefault="00A82C24">
            <w:pPr>
              <w:pStyle w:val="TableParagraph"/>
              <w:ind w:left="119" w:right="0"/>
              <w:jc w:val="left"/>
              <w:rPr>
                <w:sz w:val="16"/>
              </w:rPr>
            </w:pPr>
            <w:r>
              <w:rPr>
                <w:sz w:val="16"/>
              </w:rPr>
              <w:t>Iteration over empty list</w:t>
            </w:r>
          </w:p>
        </w:tc>
        <w:tc>
          <w:tcPr>
            <w:tcW w:w="654" w:type="dxa"/>
          </w:tcPr>
          <w:p w:rsidR="00706B87" w:rsidRDefault="00A82C24">
            <w:pPr>
              <w:pStyle w:val="TableParagraph"/>
              <w:rPr>
                <w:sz w:val="16"/>
              </w:rPr>
            </w:pPr>
            <w:r>
              <w:rPr>
                <w:sz w:val="16"/>
              </w:rPr>
              <w:t>.06%</w:t>
            </w:r>
          </w:p>
        </w:tc>
        <w:tc>
          <w:tcPr>
            <w:tcW w:w="763" w:type="dxa"/>
            <w:tcBorders>
              <w:right w:val="nil"/>
            </w:tcBorders>
          </w:tcPr>
          <w:p w:rsidR="00706B87" w:rsidRDefault="00A82C24">
            <w:pPr>
              <w:pStyle w:val="TableParagraph"/>
              <w:ind w:left="94" w:right="97"/>
              <w:rPr>
                <w:sz w:val="16"/>
              </w:rPr>
            </w:pPr>
            <w:r>
              <w:rPr>
                <w:sz w:val="16"/>
              </w:rPr>
              <w:t>.07%</w:t>
            </w:r>
          </w:p>
        </w:tc>
      </w:tr>
    </w:tbl>
    <w:p w:rsidR="00706B87" w:rsidRDefault="00706B87">
      <w:pPr>
        <w:pStyle w:val="BodyText"/>
        <w:spacing w:before="4"/>
        <w:rPr>
          <w:rFonts w:ascii="Arial"/>
          <w:sz w:val="25"/>
        </w:rPr>
      </w:pPr>
    </w:p>
    <w:p w:rsidR="00706B87" w:rsidRDefault="00706B87">
      <w:pPr>
        <w:rPr>
          <w:rFonts w:ascii="Arial"/>
          <w:sz w:val="25"/>
        </w:rPr>
        <w:sectPr w:rsidR="00706B87">
          <w:pgSz w:w="12240" w:h="15840"/>
          <w:pgMar w:top="1340" w:right="1320" w:bottom="280" w:left="1340" w:header="1146" w:footer="0" w:gutter="0"/>
          <w:cols w:space="720"/>
        </w:sect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spacing w:before="5"/>
        <w:rPr>
          <w:rFonts w:ascii="Arial"/>
        </w:rPr>
      </w:pPr>
    </w:p>
    <w:p w:rsidR="00706B87" w:rsidRDefault="00A82C24">
      <w:pPr>
        <w:spacing w:line="180" w:lineRule="exact"/>
        <w:ind w:left="100"/>
        <w:jc w:val="both"/>
        <w:rPr>
          <w:rFonts w:ascii="Arial"/>
          <w:sz w:val="16"/>
        </w:rPr>
      </w:pPr>
      <w:r>
        <w:rPr>
          <w:noProof/>
        </w:rPr>
        <w:drawing>
          <wp:anchor distT="0" distB="0" distL="0" distR="0" simplePos="0" relativeHeight="251650048" behindDoc="0" locked="0" layoutInCell="1" allowOverlap="1">
            <wp:simplePos x="0" y="0"/>
            <wp:positionH relativeFrom="page">
              <wp:posOffset>914400</wp:posOffset>
            </wp:positionH>
            <wp:positionV relativeFrom="paragraph">
              <wp:posOffset>371758</wp:posOffset>
            </wp:positionV>
            <wp:extent cx="2905125" cy="319563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2905125" cy="3195637"/>
                    </a:xfrm>
                    <a:prstGeom prst="rect">
                      <a:avLst/>
                    </a:prstGeom>
                  </pic:spPr>
                </pic:pic>
              </a:graphicData>
            </a:graphic>
          </wp:anchor>
        </w:drawing>
      </w:r>
      <w:r>
        <w:rPr>
          <w:rFonts w:ascii="Arial"/>
          <w:sz w:val="16"/>
        </w:rPr>
        <w:t>Fig.</w:t>
      </w:r>
      <w:r>
        <w:rPr>
          <w:rFonts w:ascii="Arial"/>
          <w:spacing w:val="-8"/>
          <w:sz w:val="16"/>
        </w:rPr>
        <w:t xml:space="preserve"> </w:t>
      </w:r>
      <w:r>
        <w:rPr>
          <w:rFonts w:ascii="Arial"/>
          <w:sz w:val="16"/>
        </w:rPr>
        <w:t>7.</w:t>
      </w:r>
      <w:r>
        <w:rPr>
          <w:rFonts w:ascii="Arial"/>
          <w:spacing w:val="-8"/>
          <w:sz w:val="16"/>
        </w:rPr>
        <w:t xml:space="preserve"> </w:t>
      </w:r>
      <w:r>
        <w:rPr>
          <w:rFonts w:ascii="Arial"/>
          <w:sz w:val="16"/>
        </w:rPr>
        <w:t>Completion</w:t>
      </w:r>
      <w:r>
        <w:rPr>
          <w:rFonts w:ascii="Arial"/>
          <w:spacing w:val="-8"/>
          <w:sz w:val="16"/>
        </w:rPr>
        <w:t xml:space="preserve"> </w:t>
      </w:r>
      <w:r>
        <w:rPr>
          <w:rFonts w:ascii="Arial"/>
          <w:sz w:val="16"/>
        </w:rPr>
        <w:t>Rate</w:t>
      </w:r>
      <w:r>
        <w:rPr>
          <w:rFonts w:ascii="Arial"/>
          <w:spacing w:val="-8"/>
          <w:sz w:val="16"/>
        </w:rPr>
        <w:t xml:space="preserve"> </w:t>
      </w:r>
      <w:r>
        <w:rPr>
          <w:rFonts w:ascii="Arial"/>
          <w:sz w:val="16"/>
        </w:rPr>
        <w:t>by</w:t>
      </w:r>
      <w:r>
        <w:rPr>
          <w:rFonts w:ascii="Arial"/>
          <w:spacing w:val="-8"/>
          <w:sz w:val="16"/>
        </w:rPr>
        <w:t xml:space="preserve"> </w:t>
      </w:r>
      <w:r>
        <w:rPr>
          <w:rFonts w:ascii="Arial"/>
          <w:sz w:val="16"/>
        </w:rPr>
        <w:t>Problem</w:t>
      </w:r>
      <w:r>
        <w:rPr>
          <w:rFonts w:ascii="Arial"/>
          <w:spacing w:val="-8"/>
          <w:sz w:val="16"/>
        </w:rPr>
        <w:t xml:space="preserve"> </w:t>
      </w:r>
      <w:r>
        <w:rPr>
          <w:rFonts w:ascii="Arial"/>
          <w:sz w:val="16"/>
        </w:rPr>
        <w:t>(colors</w:t>
      </w:r>
      <w:r>
        <w:rPr>
          <w:rFonts w:ascii="Arial"/>
          <w:spacing w:val="-8"/>
          <w:sz w:val="16"/>
        </w:rPr>
        <w:t xml:space="preserve"> </w:t>
      </w:r>
      <w:r>
        <w:rPr>
          <w:rFonts w:ascii="Arial"/>
          <w:sz w:val="16"/>
        </w:rPr>
        <w:t>indicate</w:t>
      </w:r>
      <w:r>
        <w:rPr>
          <w:rFonts w:ascii="Arial"/>
          <w:spacing w:val="-8"/>
          <w:sz w:val="16"/>
        </w:rPr>
        <w:t xml:space="preserve"> </w:t>
      </w:r>
      <w:r>
        <w:rPr>
          <w:rFonts w:ascii="Arial"/>
          <w:sz w:val="16"/>
        </w:rPr>
        <w:t>distinct</w:t>
      </w:r>
      <w:r>
        <w:rPr>
          <w:rFonts w:ascii="Arial"/>
          <w:spacing w:val="-8"/>
          <w:sz w:val="16"/>
        </w:rPr>
        <w:t xml:space="preserve"> </w:t>
      </w:r>
      <w:r>
        <w:rPr>
          <w:rFonts w:ascii="Arial"/>
          <w:sz w:val="16"/>
        </w:rPr>
        <w:t>days, brightness indicates homework vs</w:t>
      </w:r>
      <w:r>
        <w:rPr>
          <w:rFonts w:ascii="Arial"/>
          <w:spacing w:val="-8"/>
          <w:sz w:val="16"/>
        </w:rPr>
        <w:t xml:space="preserve"> </w:t>
      </w:r>
      <w:r>
        <w:rPr>
          <w:rFonts w:ascii="Arial"/>
          <w:sz w:val="16"/>
        </w:rPr>
        <w:t>classwork)</w:t>
      </w: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spacing w:before="8"/>
        <w:rPr>
          <w:rFonts w:ascii="Arial"/>
          <w:sz w:val="26"/>
        </w:rPr>
      </w:pPr>
    </w:p>
    <w:p w:rsidR="00706B87" w:rsidRDefault="00A82C24">
      <w:pPr>
        <w:ind w:left="100"/>
        <w:jc w:val="both"/>
        <w:rPr>
          <w:rFonts w:ascii="Arial"/>
          <w:sz w:val="16"/>
        </w:rPr>
      </w:pPr>
      <w:r>
        <w:rPr>
          <w:rFonts w:ascii="Arial"/>
          <w:sz w:val="16"/>
        </w:rPr>
        <w:t>Fig. 8. Work Session Length (minutes) by Problem</w:t>
      </w:r>
    </w:p>
    <w:p w:rsidR="00706B87" w:rsidRDefault="00706B87">
      <w:pPr>
        <w:pStyle w:val="BodyText"/>
        <w:rPr>
          <w:rFonts w:ascii="Arial"/>
          <w:sz w:val="20"/>
        </w:rPr>
      </w:pPr>
    </w:p>
    <w:p w:rsidR="00706B87" w:rsidRDefault="00706B87">
      <w:pPr>
        <w:pStyle w:val="BodyText"/>
        <w:spacing w:before="2"/>
        <w:rPr>
          <w:rFonts w:ascii="Arial"/>
          <w:sz w:val="22"/>
        </w:rPr>
      </w:pPr>
    </w:p>
    <w:p w:rsidR="00706B87" w:rsidRDefault="00A82C24">
      <w:pPr>
        <w:pStyle w:val="BodyText"/>
        <w:spacing w:before="1" w:line="230" w:lineRule="exact"/>
        <w:ind w:left="100"/>
        <w:jc w:val="both"/>
      </w:pPr>
      <w:proofErr w:type="gramStart"/>
      <w:r>
        <w:t>and</w:t>
      </w:r>
      <w:proofErr w:type="gramEnd"/>
      <w:r>
        <w:t xml:space="preserve"> 7 students felt it should be earlier. This provides justification for the relatively short duration of the BlockPy curriculum compared to subsequent sections of the course – the curriculum is intended to</w:t>
      </w:r>
      <w:r>
        <w:rPr>
          <w:spacing w:val="-18"/>
        </w:rPr>
        <w:t xml:space="preserve"> </w:t>
      </w:r>
      <w:r>
        <w:t>transition students into a more mature environment, and so is not meant to last for too much of the</w:t>
      </w:r>
      <w:r>
        <w:rPr>
          <w:spacing w:val="45"/>
        </w:rPr>
        <w:t xml:space="preserve"> </w:t>
      </w:r>
      <w:r>
        <w:t>course.</w:t>
      </w:r>
    </w:p>
    <w:p w:rsidR="00706B87" w:rsidRDefault="00A82C24">
      <w:pPr>
        <w:pStyle w:val="Heading1"/>
        <w:numPr>
          <w:ilvl w:val="1"/>
          <w:numId w:val="2"/>
        </w:numPr>
        <w:tabs>
          <w:tab w:val="left" w:pos="555"/>
        </w:tabs>
        <w:spacing w:before="103"/>
        <w:ind w:left="554" w:hanging="454"/>
        <w:jc w:val="both"/>
      </w:pPr>
      <w:r>
        <w:br w:type="column"/>
      </w:r>
      <w:r>
        <w:t>The Feedback</w:t>
      </w:r>
      <w:r>
        <w:rPr>
          <w:spacing w:val="-4"/>
        </w:rPr>
        <w:t xml:space="preserve"> </w:t>
      </w:r>
      <w:r>
        <w:t>Quality</w:t>
      </w:r>
    </w:p>
    <w:p w:rsidR="00706B87" w:rsidRDefault="00A82C24">
      <w:pPr>
        <w:pStyle w:val="BodyText"/>
        <w:spacing w:before="67" w:line="230" w:lineRule="exact"/>
        <w:ind w:left="100" w:right="119"/>
        <w:jc w:val="both"/>
      </w:pPr>
      <w:r>
        <w:t xml:space="preserve">In the free response section, there was little agreement about what was most frustrating about </w:t>
      </w:r>
      <w:r>
        <w:rPr>
          <w:spacing w:val="-3"/>
        </w:rPr>
        <w:t xml:space="preserve">BlockPy, </w:t>
      </w:r>
      <w:r>
        <w:t>with one major exception: 34% of students agreed that BlockPy’s automatic guidance could</w:t>
      </w:r>
      <w:r>
        <w:rPr>
          <w:spacing w:val="-14"/>
        </w:rPr>
        <w:t xml:space="preserve"> </w:t>
      </w:r>
      <w:r>
        <w:t>be</w:t>
      </w:r>
      <w:r>
        <w:rPr>
          <w:spacing w:val="32"/>
        </w:rPr>
        <w:t xml:space="preserve"> </w:t>
      </w:r>
      <w:r>
        <w:t>frustratingly</w:t>
      </w:r>
      <w:r>
        <w:rPr>
          <w:w w:val="99"/>
        </w:rPr>
        <w:t xml:space="preserve"> </w:t>
      </w:r>
      <w:r>
        <w:t>vague. This is partially biased by the timing</w:t>
      </w:r>
      <w:r>
        <w:rPr>
          <w:spacing w:val="-17"/>
        </w:rPr>
        <w:t xml:space="preserve"> </w:t>
      </w:r>
      <w:r>
        <w:t>of</w:t>
      </w:r>
      <w:r>
        <w:rPr>
          <w:spacing w:val="39"/>
        </w:rPr>
        <w:t xml:space="preserve"> </w:t>
      </w:r>
      <w:r>
        <w:t>the</w:t>
      </w:r>
      <w:r>
        <w:rPr>
          <w:w w:val="99"/>
        </w:rPr>
        <w:t xml:space="preserve"> </w:t>
      </w:r>
      <w:r>
        <w:rPr>
          <w:spacing w:val="-4"/>
        </w:rPr>
        <w:t xml:space="preserve">survey. </w:t>
      </w:r>
      <w:r>
        <w:t xml:space="preserve">Earlier problems were (somewhat) intention- ally equipped with more extensive suggestions and guidance than later problems, so students were most recently working with less helpful problems. Regard- less, it is clear that </w:t>
      </w:r>
      <w:proofErr w:type="gramStart"/>
      <w:r>
        <w:t>students  reacted</w:t>
      </w:r>
      <w:proofErr w:type="gramEnd"/>
      <w:r>
        <w:t xml:space="preserve">  negatively  to  the reduction in guidance. Giving less guidance in later problems was partially motivated by a desire to have students work more on their own, but was also motivated by the time-intensive nature of developing more sophisticated</w:t>
      </w:r>
      <w:r>
        <w:rPr>
          <w:spacing w:val="6"/>
        </w:rPr>
        <w:t xml:space="preserve"> </w:t>
      </w:r>
      <w:r>
        <w:t>guidance.</w:t>
      </w:r>
    </w:p>
    <w:p w:rsidR="00706B87" w:rsidRDefault="00A82C24">
      <w:pPr>
        <w:pStyle w:val="BodyText"/>
        <w:spacing w:before="4" w:line="235" w:lineRule="auto"/>
        <w:ind w:left="100" w:right="119" w:firstLine="285"/>
        <w:jc w:val="both"/>
      </w:pPr>
      <w:r>
        <w:t xml:space="preserve">Students suggested that error reporting in </w:t>
      </w:r>
      <w:proofErr w:type="spellStart"/>
      <w:r>
        <w:t>Spyder</w:t>
      </w:r>
      <w:proofErr w:type="spellEnd"/>
      <w:r>
        <w:t xml:space="preserve"> was more helpful than in </w:t>
      </w:r>
      <w:r>
        <w:rPr>
          <w:spacing w:val="-3"/>
        </w:rPr>
        <w:t xml:space="preserve">BlockPy. </w:t>
      </w:r>
      <w:r>
        <w:t xml:space="preserve">In particular, they indicated that being able to identify the exact line that an error occurs in </w:t>
      </w:r>
      <w:proofErr w:type="spellStart"/>
      <w:r>
        <w:t>Spyder</w:t>
      </w:r>
      <w:proofErr w:type="spellEnd"/>
      <w:r>
        <w:t xml:space="preserve"> was tremendously helpful and a major lack in </w:t>
      </w:r>
      <w:r>
        <w:rPr>
          <w:spacing w:val="-3"/>
        </w:rPr>
        <w:t xml:space="preserve">BlockPy. </w:t>
      </w:r>
      <w:r>
        <w:t>Considering that the text mode of BlockPy does have this feature, we believe that students were only considering the block inter- face when making this assessment. However, it is an understandable</w:t>
      </w:r>
      <w:r>
        <w:rPr>
          <w:spacing w:val="-8"/>
        </w:rPr>
        <w:t xml:space="preserve"> </w:t>
      </w:r>
      <w:r>
        <w:t>concern.</w:t>
      </w:r>
      <w:r>
        <w:rPr>
          <w:spacing w:val="-8"/>
        </w:rPr>
        <w:t xml:space="preserve"> </w:t>
      </w:r>
      <w:r>
        <w:t>Errors</w:t>
      </w:r>
      <w:r>
        <w:rPr>
          <w:spacing w:val="-8"/>
        </w:rPr>
        <w:t xml:space="preserve"> </w:t>
      </w:r>
      <w:r>
        <w:t>in</w:t>
      </w:r>
      <w:r>
        <w:rPr>
          <w:spacing w:val="-8"/>
        </w:rPr>
        <w:t xml:space="preserve"> </w:t>
      </w:r>
      <w:r>
        <w:t>BlockPy</w:t>
      </w:r>
      <w:r>
        <w:rPr>
          <w:spacing w:val="-8"/>
        </w:rPr>
        <w:t xml:space="preserve"> </w:t>
      </w:r>
      <w:r>
        <w:t>refer</w:t>
      </w:r>
      <w:r>
        <w:rPr>
          <w:spacing w:val="-8"/>
        </w:rPr>
        <w:t xml:space="preserve"> </w:t>
      </w:r>
      <w:r>
        <w:t>to</w:t>
      </w:r>
      <w:r>
        <w:rPr>
          <w:spacing w:val="-8"/>
        </w:rPr>
        <w:t xml:space="preserve"> </w:t>
      </w:r>
      <w:r>
        <w:t xml:space="preserve">line numbers instead of individual blocks, </w:t>
      </w:r>
      <w:proofErr w:type="gramStart"/>
      <w:r>
        <w:t>a disconnect</w:t>
      </w:r>
      <w:proofErr w:type="gramEnd"/>
      <w:r>
        <w:t xml:space="preserve"> that was not considered enough by the</w:t>
      </w:r>
      <w:r>
        <w:rPr>
          <w:spacing w:val="30"/>
        </w:rPr>
        <w:t xml:space="preserve"> </w:t>
      </w:r>
      <w:r>
        <w:t>designers.</w:t>
      </w:r>
    </w:p>
    <w:p w:rsidR="00706B87" w:rsidRDefault="00A82C24">
      <w:pPr>
        <w:pStyle w:val="BodyText"/>
        <w:spacing w:line="235" w:lineRule="auto"/>
        <w:ind w:left="100" w:right="119" w:firstLine="285"/>
        <w:jc w:val="both"/>
      </w:pPr>
      <w:r>
        <w:rPr>
          <w:spacing w:val="-4"/>
        </w:rPr>
        <w:t xml:space="preserve">Table </w:t>
      </w:r>
      <w:r>
        <w:t xml:space="preserve">3 reveals a bigger concern than lack of guidance or inexact error reporting. The final sub- mission from every student was analyzed using a flow-sensitive static-analysis algorithm that looked for code that, while valid and often matching the problem specifications, exhibited certain degenerative behavior. In the table,  the  first  column  is  the  type of semantic </w:t>
      </w:r>
      <w:r>
        <w:rPr>
          <w:spacing w:val="-4"/>
        </w:rPr>
        <w:t xml:space="preserve">error, </w:t>
      </w:r>
      <w:r>
        <w:t>the second column is how many incidences were found in all student programs as a percentage of all programs submitted (50 students over 34 problems submitted 1587 programs), and the third  column  is  how  many  incidences  were   found</w:t>
      </w:r>
    </w:p>
    <w:p w:rsidR="00706B87" w:rsidRDefault="00706B87">
      <w:pPr>
        <w:spacing w:line="235" w:lineRule="auto"/>
        <w:jc w:val="both"/>
        <w:sectPr w:rsidR="00706B87">
          <w:type w:val="continuous"/>
          <w:pgSz w:w="12240" w:h="15840"/>
          <w:pgMar w:top="1340" w:right="1320" w:bottom="280" w:left="1340" w:header="720" w:footer="720" w:gutter="0"/>
          <w:cols w:num="2" w:space="720" w:equalWidth="0">
            <w:col w:w="4661" w:space="139"/>
            <w:col w:w="4780"/>
          </w:cols>
        </w:sectPr>
      </w:pPr>
    </w:p>
    <w:p w:rsidR="00706B87" w:rsidRDefault="00A82C24">
      <w:pPr>
        <w:pStyle w:val="BodyText"/>
        <w:spacing w:before="140" w:line="230" w:lineRule="exact"/>
        <w:ind w:left="120"/>
        <w:jc w:val="both"/>
      </w:pPr>
      <w:proofErr w:type="gramStart"/>
      <w:r>
        <w:lastRenderedPageBreak/>
        <w:t>in</w:t>
      </w:r>
      <w:proofErr w:type="gramEnd"/>
      <w:r>
        <w:t xml:space="preserve"> programs marked correct as a percentage of all programs marked correct (1463 programs submitted that were correct). Figure 4 gives examples of some   of these types of errors: declaring a variable that is never</w:t>
      </w:r>
      <w:r>
        <w:rPr>
          <w:spacing w:val="-7"/>
        </w:rPr>
        <w:t xml:space="preserve"> </w:t>
      </w:r>
      <w:r>
        <w:t>read,</w:t>
      </w:r>
      <w:r>
        <w:rPr>
          <w:spacing w:val="-7"/>
        </w:rPr>
        <w:t xml:space="preserve"> </w:t>
      </w:r>
      <w:r>
        <w:t>reusing</w:t>
      </w:r>
      <w:r>
        <w:rPr>
          <w:spacing w:val="-7"/>
        </w:rPr>
        <w:t xml:space="preserve"> </w:t>
      </w:r>
      <w:r>
        <w:t>the</w:t>
      </w:r>
      <w:r>
        <w:rPr>
          <w:spacing w:val="-7"/>
        </w:rPr>
        <w:t xml:space="preserve"> </w:t>
      </w:r>
      <w:r>
        <w:t>iteration</w:t>
      </w:r>
      <w:r>
        <w:rPr>
          <w:spacing w:val="-7"/>
        </w:rPr>
        <w:t xml:space="preserve"> </w:t>
      </w:r>
      <w:r>
        <w:t>list</w:t>
      </w:r>
      <w:r>
        <w:rPr>
          <w:spacing w:val="-7"/>
        </w:rPr>
        <w:t xml:space="preserve"> </w:t>
      </w:r>
      <w:r>
        <w:t>as</w:t>
      </w:r>
      <w:r>
        <w:rPr>
          <w:spacing w:val="-7"/>
        </w:rPr>
        <w:t xml:space="preserve"> </w:t>
      </w:r>
      <w:r>
        <w:t>the</w:t>
      </w:r>
      <w:r>
        <w:rPr>
          <w:spacing w:val="-7"/>
        </w:rPr>
        <w:t xml:space="preserve"> </w:t>
      </w:r>
      <w:r>
        <w:t>iterator,</w:t>
      </w:r>
      <w:r>
        <w:rPr>
          <w:spacing w:val="-7"/>
        </w:rPr>
        <w:t xml:space="preserve"> </w:t>
      </w:r>
      <w:r>
        <w:t>and in one case even iterating over an empty list. Often, these errors are silently unreported because they are guarded against by unreachable code paths, or have no impact on the</w:t>
      </w:r>
      <w:r>
        <w:rPr>
          <w:spacing w:val="20"/>
        </w:rPr>
        <w:t xml:space="preserve"> </w:t>
      </w:r>
      <w:r>
        <w:t>code.</w:t>
      </w:r>
    </w:p>
    <w:p w:rsidR="00706B87" w:rsidRDefault="00706B87">
      <w:pPr>
        <w:pStyle w:val="BodyText"/>
        <w:rPr>
          <w:sz w:val="27"/>
        </w:rPr>
      </w:pPr>
    </w:p>
    <w:p w:rsidR="00706B87" w:rsidRDefault="00A82C24">
      <w:pPr>
        <w:pStyle w:val="ListParagraph"/>
        <w:numPr>
          <w:ilvl w:val="0"/>
          <w:numId w:val="2"/>
        </w:numPr>
        <w:tabs>
          <w:tab w:val="left" w:pos="479"/>
        </w:tabs>
        <w:spacing w:line="240" w:lineRule="auto"/>
        <w:ind w:left="478" w:hanging="353"/>
        <w:jc w:val="both"/>
        <w:rPr>
          <w:rFonts w:ascii="Arial"/>
          <w:b/>
        </w:rPr>
      </w:pPr>
      <w:r>
        <w:rPr>
          <w:rFonts w:ascii="Arial"/>
          <w:b/>
          <w:spacing w:val="8"/>
          <w:w w:val="105"/>
        </w:rPr>
        <w:t>F</w:t>
      </w:r>
      <w:r>
        <w:rPr>
          <w:rFonts w:ascii="Arial"/>
          <w:b/>
          <w:spacing w:val="8"/>
          <w:w w:val="105"/>
          <w:sz w:val="17"/>
        </w:rPr>
        <w:t>UTURE</w:t>
      </w:r>
      <w:r>
        <w:rPr>
          <w:rFonts w:ascii="Arial"/>
          <w:b/>
          <w:spacing w:val="-4"/>
          <w:w w:val="105"/>
          <w:sz w:val="17"/>
        </w:rPr>
        <w:t xml:space="preserve"> </w:t>
      </w:r>
      <w:r>
        <w:rPr>
          <w:rFonts w:ascii="Arial"/>
          <w:b/>
          <w:spacing w:val="6"/>
          <w:w w:val="105"/>
        </w:rPr>
        <w:t>W</w:t>
      </w:r>
      <w:r>
        <w:rPr>
          <w:rFonts w:ascii="Arial"/>
          <w:b/>
          <w:spacing w:val="6"/>
          <w:w w:val="105"/>
          <w:sz w:val="17"/>
        </w:rPr>
        <w:t>ORK</w:t>
      </w:r>
    </w:p>
    <w:p w:rsidR="00706B87" w:rsidRDefault="00A82C24">
      <w:pPr>
        <w:pStyle w:val="BodyText"/>
        <w:spacing w:before="65" w:line="230" w:lineRule="exact"/>
        <w:ind w:left="119"/>
        <w:jc w:val="both"/>
      </w:pPr>
      <w:r>
        <w:t>We now outline future work and directions for BlockPy. Some of this work is technical, but some is simply design decisions that must be revisited in light of evidence collected in its evaluation.</w:t>
      </w:r>
    </w:p>
    <w:p w:rsidR="00706B87" w:rsidRDefault="00706B87">
      <w:pPr>
        <w:pStyle w:val="BodyText"/>
        <w:rPr>
          <w:sz w:val="26"/>
        </w:rPr>
      </w:pPr>
    </w:p>
    <w:p w:rsidR="00706B87" w:rsidRDefault="00A82C24">
      <w:pPr>
        <w:pStyle w:val="Heading1"/>
        <w:numPr>
          <w:ilvl w:val="1"/>
          <w:numId w:val="2"/>
        </w:numPr>
        <w:tabs>
          <w:tab w:val="left" w:pos="575"/>
        </w:tabs>
        <w:ind w:hanging="454"/>
        <w:jc w:val="both"/>
      </w:pPr>
      <w:r>
        <w:t>Improved</w:t>
      </w:r>
      <w:r>
        <w:rPr>
          <w:spacing w:val="-12"/>
        </w:rPr>
        <w:t xml:space="preserve"> </w:t>
      </w:r>
      <w:r>
        <w:t>Evaluation</w:t>
      </w:r>
    </w:p>
    <w:p w:rsidR="00706B87" w:rsidRDefault="00A82C24">
      <w:pPr>
        <w:pStyle w:val="BodyText"/>
        <w:spacing w:before="71" w:line="230" w:lineRule="exact"/>
        <w:ind w:left="119"/>
        <w:jc w:val="both"/>
      </w:pPr>
      <w:r>
        <w:t xml:space="preserve">Further investigation of the efficacy of the BlockPy environment and our curriculum is a top concern for the project moving forward. Although the evaluation described above was a first step in evaluating the sys- tem, experimental studies are necessary to determine the optimal development of features. </w:t>
      </w:r>
      <w:r>
        <w:rPr>
          <w:spacing w:val="-3"/>
        </w:rPr>
        <w:t xml:space="preserve">Currently, </w:t>
      </w:r>
      <w:r>
        <w:t xml:space="preserve">we have a </w:t>
      </w:r>
      <w:r>
        <w:rPr>
          <w:spacing w:val="-3"/>
        </w:rPr>
        <w:t xml:space="preserve">major, </w:t>
      </w:r>
      <w:r>
        <w:t xml:space="preserve">ongoing experimental study to better understand the impact of more dynamic feedback. Baseline data has been collected, in the form of both specially created pre/post student assessments and fine-grained log data. This data will inform future iterations of the environment, the curriculum, and publications. Beyond this experiment, we hope to evaluate other components of </w:t>
      </w:r>
      <w:r>
        <w:rPr>
          <w:spacing w:val="-3"/>
        </w:rPr>
        <w:t xml:space="preserve">BlockPy, </w:t>
      </w:r>
      <w:r>
        <w:t>including the dual block/text interface, and measure their impact on student learning and</w:t>
      </w:r>
      <w:r>
        <w:rPr>
          <w:spacing w:val="20"/>
        </w:rPr>
        <w:t xml:space="preserve"> </w:t>
      </w:r>
      <w:r>
        <w:t>success.</w:t>
      </w:r>
    </w:p>
    <w:p w:rsidR="00706B87" w:rsidRDefault="00706B87">
      <w:pPr>
        <w:pStyle w:val="BodyText"/>
        <w:rPr>
          <w:sz w:val="26"/>
        </w:rPr>
      </w:pPr>
    </w:p>
    <w:p w:rsidR="00706B87" w:rsidRDefault="00A82C24">
      <w:pPr>
        <w:pStyle w:val="Heading1"/>
        <w:numPr>
          <w:ilvl w:val="1"/>
          <w:numId w:val="2"/>
        </w:numPr>
        <w:tabs>
          <w:tab w:val="left" w:pos="575"/>
        </w:tabs>
        <w:spacing w:before="1"/>
        <w:ind w:hanging="454"/>
        <w:jc w:val="both"/>
      </w:pPr>
      <w:r>
        <w:t>Improved</w:t>
      </w:r>
      <w:r>
        <w:rPr>
          <w:spacing w:val="-8"/>
        </w:rPr>
        <w:t xml:space="preserve"> </w:t>
      </w:r>
      <w:r>
        <w:t>Guidance</w:t>
      </w:r>
    </w:p>
    <w:p w:rsidR="00706B87" w:rsidRDefault="00A82C24">
      <w:pPr>
        <w:pStyle w:val="BodyText"/>
        <w:spacing w:before="71" w:line="230" w:lineRule="exact"/>
        <w:ind w:left="119"/>
        <w:jc w:val="both"/>
      </w:pPr>
      <w:r>
        <w:t>A major place for improvement in BlockPy is the</w:t>
      </w:r>
      <w:r>
        <w:rPr>
          <w:spacing w:val="-22"/>
        </w:rPr>
        <w:t xml:space="preserve"> </w:t>
      </w:r>
      <w:r>
        <w:t xml:space="preserve">auto- </w:t>
      </w:r>
      <w:proofErr w:type="spellStart"/>
      <w:r>
        <w:t>matic</w:t>
      </w:r>
      <w:proofErr w:type="spellEnd"/>
      <w:r>
        <w:t xml:space="preserve"> guidance system. </w:t>
      </w:r>
      <w:r>
        <w:rPr>
          <w:spacing w:val="-3"/>
        </w:rPr>
        <w:t xml:space="preserve">Currently, </w:t>
      </w:r>
      <w:r>
        <w:t>the system requires too much instructor effort, does not catch a number of problematic cases, and is not perceived to be as useful by its learners compared to other features. However, we believe that this feature has the most potential for helping students</w:t>
      </w:r>
      <w:r>
        <w:rPr>
          <w:spacing w:val="10"/>
        </w:rPr>
        <w:t xml:space="preserve"> </w:t>
      </w:r>
      <w:r>
        <w:t>learn.</w:t>
      </w:r>
    </w:p>
    <w:p w:rsidR="00706B87" w:rsidRDefault="00A82C24">
      <w:pPr>
        <w:pStyle w:val="BodyText"/>
        <w:spacing w:before="1" w:line="230" w:lineRule="exact"/>
        <w:ind w:left="119" w:firstLine="285"/>
        <w:jc w:val="both"/>
      </w:pPr>
      <w:r>
        <w:t xml:space="preserve">A hurdle for instructors is the cumbersome nature of authoring guidance. </w:t>
      </w:r>
      <w:r>
        <w:rPr>
          <w:spacing w:val="-9"/>
        </w:rPr>
        <w:t xml:space="preserve">We </w:t>
      </w:r>
      <w:r>
        <w:t xml:space="preserve">are designing a new inter- face to streamline types of feedback that instructors most often give. Some of these features are related     to ensuring that the students’ output matches ex- </w:t>
      </w:r>
      <w:proofErr w:type="spellStart"/>
      <w:r>
        <w:t>pectations</w:t>
      </w:r>
      <w:proofErr w:type="spellEnd"/>
      <w:r>
        <w:t xml:space="preserve">. For example, symbolic program analysis can be used to ensure that students’ output matches certain general formula instead of specific strings. Other features are designed to let instructors enforce restrictions about students code: that they use certain language constructs, or that they have a declaration </w:t>
      </w:r>
      <w:proofErr w:type="gramStart"/>
      <w:r>
        <w:t>for  a</w:t>
      </w:r>
      <w:proofErr w:type="gramEnd"/>
      <w:r>
        <w:t xml:space="preserve">  particular  type  of  variable.  </w:t>
      </w:r>
      <w:proofErr w:type="gramStart"/>
      <w:r>
        <w:rPr>
          <w:spacing w:val="-9"/>
        </w:rPr>
        <w:t xml:space="preserve">We  </w:t>
      </w:r>
      <w:r>
        <w:t>are</w:t>
      </w:r>
      <w:proofErr w:type="gramEnd"/>
      <w:r>
        <w:t xml:space="preserve">  guided</w:t>
      </w:r>
      <w:r>
        <w:rPr>
          <w:spacing w:val="-2"/>
        </w:rPr>
        <w:t xml:space="preserve"> </w:t>
      </w:r>
      <w:r>
        <w:t>by</w:t>
      </w:r>
    </w:p>
    <w:p w:rsidR="00706B87" w:rsidRDefault="00A82C24">
      <w:pPr>
        <w:pStyle w:val="BodyText"/>
        <w:spacing w:before="140" w:line="230" w:lineRule="exact"/>
        <w:ind w:left="120" w:right="119"/>
        <w:jc w:val="both"/>
      </w:pPr>
      <w:r>
        <w:br w:type="column"/>
      </w:r>
      <w:proofErr w:type="gramStart"/>
      <w:r>
        <w:t>recent</w:t>
      </w:r>
      <w:proofErr w:type="gramEnd"/>
      <w:r>
        <w:t xml:space="preserve"> work by Singh et al, and Rivers  et  al.  [37], [39], although we believe that an increased emphasis is required on the role of the instructor to provide particular pedagogical details for</w:t>
      </w:r>
      <w:r>
        <w:rPr>
          <w:spacing w:val="19"/>
        </w:rPr>
        <w:t xml:space="preserve"> </w:t>
      </w:r>
      <w:r>
        <w:t>assignments.</w:t>
      </w:r>
    </w:p>
    <w:p w:rsidR="00706B87" w:rsidRDefault="00A82C24">
      <w:pPr>
        <w:pStyle w:val="BodyText"/>
        <w:spacing w:before="9" w:line="230" w:lineRule="exact"/>
        <w:ind w:left="120" w:right="119" w:firstLine="285"/>
        <w:jc w:val="both"/>
      </w:pPr>
      <w:r>
        <w:t xml:space="preserve">An addition to the environment now in </w:t>
      </w:r>
      <w:proofErr w:type="gramStart"/>
      <w:r>
        <w:t>progress  is</w:t>
      </w:r>
      <w:proofErr w:type="gramEnd"/>
      <w:r>
        <w:t xml:space="preserve"> to integrate our static analyzer directly into the environment, to improve feedback. A major outcome of this integration will be static type-checking of the block system, preventing a number of common, sys- </w:t>
      </w:r>
      <w:proofErr w:type="spellStart"/>
      <w:r>
        <w:t>tematic</w:t>
      </w:r>
      <w:proofErr w:type="spellEnd"/>
      <w:r>
        <w:t xml:space="preserve"> student mistakes (</w:t>
      </w:r>
      <w:proofErr w:type="spellStart"/>
      <w:r>
        <w:t>e.g</w:t>
      </w:r>
      <w:proofErr w:type="spellEnd"/>
      <w:r>
        <w:t>,. attempting to</w:t>
      </w:r>
      <w:r>
        <w:rPr>
          <w:spacing w:val="-1"/>
        </w:rPr>
        <w:t xml:space="preserve"> </w:t>
      </w:r>
      <w:r>
        <w:t>connect</w:t>
      </w:r>
      <w:r>
        <w:rPr>
          <w:spacing w:val="-1"/>
        </w:rPr>
        <w:t xml:space="preserve"> </w:t>
      </w:r>
      <w:r>
        <w:t xml:space="preserve">a scalar variable to the list plug of an iteration block). Although Python is a dynamically typed language, we believe that beginners can benefit from stricter type requirements. Beyond type checking, we need to provide more support for students to understand </w:t>
      </w:r>
      <w:proofErr w:type="spellStart"/>
      <w:r>
        <w:t>syn</w:t>
      </w:r>
      <w:proofErr w:type="spellEnd"/>
      <w:r>
        <w:t>- tax and run-time errors, particularly error messages reported by the Python</w:t>
      </w:r>
      <w:r>
        <w:rPr>
          <w:spacing w:val="15"/>
        </w:rPr>
        <w:t xml:space="preserve"> </w:t>
      </w:r>
      <w:r>
        <w:t>itself.</w:t>
      </w:r>
    </w:p>
    <w:p w:rsidR="00706B87" w:rsidRDefault="00A82C24">
      <w:pPr>
        <w:pStyle w:val="BodyText"/>
        <w:spacing w:before="9" w:line="230" w:lineRule="exact"/>
        <w:ind w:left="120" w:right="119" w:firstLine="285"/>
        <w:jc w:val="both"/>
      </w:pPr>
      <w:r>
        <w:rPr>
          <w:spacing w:val="-9"/>
        </w:rPr>
        <w:t xml:space="preserve">We </w:t>
      </w:r>
      <w:r>
        <w:t xml:space="preserve">are planning improvements to interventions made after the environment has detected errors </w:t>
      </w:r>
      <w:proofErr w:type="gramStart"/>
      <w:r>
        <w:t>by  the</w:t>
      </w:r>
      <w:proofErr w:type="gramEnd"/>
      <w:r>
        <w:t xml:space="preserve"> learner. </w:t>
      </w:r>
      <w:r>
        <w:rPr>
          <w:spacing w:val="-3"/>
        </w:rPr>
        <w:t xml:space="preserve">Currently, </w:t>
      </w:r>
      <w:r>
        <w:t xml:space="preserve">the only feedback delivered by the environment are error reports, instructor written HTML snippets, and reporting of successfully com- </w:t>
      </w:r>
      <w:proofErr w:type="spellStart"/>
      <w:r>
        <w:t>pleted</w:t>
      </w:r>
      <w:proofErr w:type="spellEnd"/>
      <w:r>
        <w:t xml:space="preserve"> problems. </w:t>
      </w:r>
      <w:r>
        <w:rPr>
          <w:spacing w:val="-9"/>
        </w:rPr>
        <w:t xml:space="preserve">We </w:t>
      </w:r>
      <w:r>
        <w:t>envision a much richer system. First,</w:t>
      </w:r>
      <w:r>
        <w:rPr>
          <w:spacing w:val="-9"/>
        </w:rPr>
        <w:t xml:space="preserve"> </w:t>
      </w:r>
      <w:r>
        <w:t>learning</w:t>
      </w:r>
      <w:r>
        <w:rPr>
          <w:spacing w:val="-9"/>
        </w:rPr>
        <w:t xml:space="preserve"> </w:t>
      </w:r>
      <w:r>
        <w:t>resources</w:t>
      </w:r>
      <w:r>
        <w:rPr>
          <w:spacing w:val="-9"/>
        </w:rPr>
        <w:t xml:space="preserve"> </w:t>
      </w:r>
      <w:r>
        <w:t>should</w:t>
      </w:r>
      <w:r>
        <w:rPr>
          <w:spacing w:val="-9"/>
        </w:rPr>
        <w:t xml:space="preserve"> </w:t>
      </w:r>
      <w:r>
        <w:t>be</w:t>
      </w:r>
      <w:r>
        <w:rPr>
          <w:spacing w:val="-9"/>
        </w:rPr>
        <w:t xml:space="preserve"> </w:t>
      </w:r>
      <w:r>
        <w:t>made</w:t>
      </w:r>
      <w:r>
        <w:rPr>
          <w:spacing w:val="-9"/>
        </w:rPr>
        <w:t xml:space="preserve"> </w:t>
      </w:r>
      <w:r>
        <w:t>directly</w:t>
      </w:r>
      <w:r>
        <w:rPr>
          <w:spacing w:val="-9"/>
        </w:rPr>
        <w:t xml:space="preserve"> </w:t>
      </w:r>
      <w:r>
        <w:t xml:space="preserve">avail- able as needed; for example, relevant chapters of the open-access course book or short instructional </w:t>
      </w:r>
      <w:proofErr w:type="spellStart"/>
      <w:r>
        <w:t>ani</w:t>
      </w:r>
      <w:proofErr w:type="spellEnd"/>
      <w:r>
        <w:t xml:space="preserve">- </w:t>
      </w:r>
      <w:proofErr w:type="spellStart"/>
      <w:r>
        <w:t>mations</w:t>
      </w:r>
      <w:proofErr w:type="spellEnd"/>
      <w:r>
        <w:t xml:space="preserve"> and videos. Second, the environment should prompt the learner to take advantage of its </w:t>
      </w:r>
      <w:proofErr w:type="spellStart"/>
      <w:r>
        <w:t>pedagog</w:t>
      </w:r>
      <w:proofErr w:type="spellEnd"/>
      <w:r>
        <w:t xml:space="preserve">- </w:t>
      </w:r>
      <w:proofErr w:type="spellStart"/>
      <w:r>
        <w:t>ical</w:t>
      </w:r>
      <w:proofErr w:type="spellEnd"/>
      <w:r>
        <w:t xml:space="preserve"> tools; students may not be using features like the property explorer and natural language code </w:t>
      </w:r>
      <w:proofErr w:type="spellStart"/>
      <w:r>
        <w:t>expla</w:t>
      </w:r>
      <w:proofErr w:type="spellEnd"/>
      <w:r>
        <w:t>- nation because they may not have the metacognitive ability to know how it would benefit a given problem. Third, the environment can encourage learners’ peers and instructors to intervene in a situation, or at least notify the course staff if a student is struggling with a particular concept or for a long</w:t>
      </w:r>
      <w:r>
        <w:rPr>
          <w:spacing w:val="30"/>
        </w:rPr>
        <w:t xml:space="preserve"> </w:t>
      </w:r>
      <w:r>
        <w:t>time.</w:t>
      </w:r>
    </w:p>
    <w:p w:rsidR="00706B87" w:rsidRDefault="00706B87">
      <w:pPr>
        <w:pStyle w:val="BodyText"/>
        <w:spacing w:before="7"/>
        <w:rPr>
          <w:sz w:val="31"/>
        </w:rPr>
      </w:pPr>
    </w:p>
    <w:p w:rsidR="00706B87" w:rsidRDefault="00A82C24">
      <w:pPr>
        <w:pStyle w:val="Heading1"/>
        <w:numPr>
          <w:ilvl w:val="1"/>
          <w:numId w:val="2"/>
        </w:numPr>
        <w:tabs>
          <w:tab w:val="left" w:pos="575"/>
        </w:tabs>
        <w:ind w:hanging="454"/>
        <w:jc w:val="both"/>
      </w:pPr>
      <w:r>
        <w:t>Tiered Block</w:t>
      </w:r>
      <w:r>
        <w:rPr>
          <w:spacing w:val="-5"/>
        </w:rPr>
        <w:t xml:space="preserve"> </w:t>
      </w:r>
      <w:r>
        <w:t>Interface</w:t>
      </w:r>
    </w:p>
    <w:p w:rsidR="00706B87" w:rsidRDefault="00A82C24">
      <w:pPr>
        <w:pStyle w:val="BodyText"/>
        <w:spacing w:before="99" w:line="230" w:lineRule="exact"/>
        <w:ind w:left="120" w:right="119"/>
        <w:jc w:val="both"/>
      </w:pPr>
      <w:r>
        <w:t xml:space="preserve">Transitioning students from the block interface to the text interface and eventually to a professional </w:t>
      </w:r>
      <w:proofErr w:type="spellStart"/>
      <w:r>
        <w:t>envi</w:t>
      </w:r>
      <w:proofErr w:type="spellEnd"/>
      <w:r>
        <w:t xml:space="preserve">- </w:t>
      </w:r>
      <w:proofErr w:type="spellStart"/>
      <w:r>
        <w:t>ronment</w:t>
      </w:r>
      <w:proofErr w:type="spellEnd"/>
      <w:r>
        <w:t xml:space="preserve"> remains an unsolved problem. Although </w:t>
      </w:r>
      <w:proofErr w:type="spellStart"/>
      <w:r>
        <w:t>stu</w:t>
      </w:r>
      <w:proofErr w:type="spellEnd"/>
      <w:r>
        <w:t>- dents seem to handle this fairly well, they</w:t>
      </w:r>
      <w:r>
        <w:rPr>
          <w:spacing w:val="31"/>
        </w:rPr>
        <w:t xml:space="preserve"> </w:t>
      </w:r>
      <w:r>
        <w:t>did</w:t>
      </w:r>
      <w:r>
        <w:rPr>
          <w:spacing w:val="3"/>
        </w:rPr>
        <w:t xml:space="preserve"> </w:t>
      </w:r>
      <w:r>
        <w:t xml:space="preserve">suggest some difficulties in the </w:t>
      </w:r>
      <w:r>
        <w:rPr>
          <w:spacing w:val="-4"/>
        </w:rPr>
        <w:t xml:space="preserve">survey. </w:t>
      </w:r>
      <w:r>
        <w:rPr>
          <w:spacing w:val="-9"/>
        </w:rPr>
        <w:t xml:space="preserve">We </w:t>
      </w:r>
      <w:r>
        <w:t xml:space="preserve">believe that </w:t>
      </w:r>
      <w:proofErr w:type="spellStart"/>
      <w:r>
        <w:t>estab</w:t>
      </w:r>
      <w:proofErr w:type="spellEnd"/>
      <w:r>
        <w:t xml:space="preserve">- </w:t>
      </w:r>
      <w:proofErr w:type="spellStart"/>
      <w:r>
        <w:t>lishing</w:t>
      </w:r>
      <w:proofErr w:type="spellEnd"/>
      <w:r>
        <w:rPr>
          <w:spacing w:val="-5"/>
        </w:rPr>
        <w:t xml:space="preserve"> </w:t>
      </w:r>
      <w:r>
        <w:t>a</w:t>
      </w:r>
      <w:r>
        <w:rPr>
          <w:spacing w:val="-5"/>
        </w:rPr>
        <w:t xml:space="preserve"> </w:t>
      </w:r>
      <w:proofErr w:type="gramStart"/>
      <w:r>
        <w:t>more</w:t>
      </w:r>
      <w:r>
        <w:rPr>
          <w:spacing w:val="-5"/>
        </w:rPr>
        <w:t xml:space="preserve"> </w:t>
      </w:r>
      <w:r>
        <w:t>gentle</w:t>
      </w:r>
      <w:proofErr w:type="gramEnd"/>
      <w:r>
        <w:rPr>
          <w:spacing w:val="-5"/>
        </w:rPr>
        <w:t xml:space="preserve"> </w:t>
      </w:r>
      <w:r>
        <w:t>gradient</w:t>
      </w:r>
      <w:r>
        <w:rPr>
          <w:spacing w:val="-5"/>
        </w:rPr>
        <w:t xml:space="preserve"> </w:t>
      </w:r>
      <w:r>
        <w:t>between</w:t>
      </w:r>
      <w:r>
        <w:rPr>
          <w:spacing w:val="-5"/>
        </w:rPr>
        <w:t xml:space="preserve"> </w:t>
      </w:r>
      <w:r>
        <w:t>blocks</w:t>
      </w:r>
      <w:r>
        <w:rPr>
          <w:spacing w:val="-5"/>
        </w:rPr>
        <w:t xml:space="preserve"> </w:t>
      </w:r>
      <w:r>
        <w:t>and</w:t>
      </w:r>
      <w:r>
        <w:rPr>
          <w:spacing w:val="-5"/>
        </w:rPr>
        <w:t xml:space="preserve"> </w:t>
      </w:r>
      <w:r>
        <w:t xml:space="preserve">text can assist in the transition. </w:t>
      </w:r>
      <w:r>
        <w:rPr>
          <w:spacing w:val="-9"/>
        </w:rPr>
        <w:t xml:space="preserve">We </w:t>
      </w:r>
      <w:r>
        <w:t xml:space="preserve">propose using a tiered block interface to gradually shift from more verbose blocks into blocks that mimic literal Python syntax more closely (e.g., </w:t>
      </w:r>
      <w:r>
        <w:rPr>
          <w:rFonts w:ascii="Courier New"/>
        </w:rPr>
        <w:t xml:space="preserve">for each ... </w:t>
      </w:r>
      <w:r>
        <w:t xml:space="preserve">would change to </w:t>
      </w:r>
      <w:r>
        <w:rPr>
          <w:rFonts w:ascii="Courier New"/>
        </w:rPr>
        <w:t>for</w:t>
      </w:r>
      <w:r>
        <w:t>). At some point in the curriculum, the interface would</w:t>
      </w:r>
      <w:r>
        <w:rPr>
          <w:spacing w:val="-7"/>
        </w:rPr>
        <w:t xml:space="preserve"> </w:t>
      </w:r>
      <w:r>
        <w:t>change</w:t>
      </w:r>
      <w:r>
        <w:rPr>
          <w:spacing w:val="-7"/>
        </w:rPr>
        <w:t xml:space="preserve"> </w:t>
      </w:r>
      <w:r>
        <w:t>to</w:t>
      </w:r>
      <w:r>
        <w:rPr>
          <w:spacing w:val="-7"/>
        </w:rPr>
        <w:t xml:space="preserve"> </w:t>
      </w:r>
      <w:r>
        <w:t>the</w:t>
      </w:r>
      <w:r>
        <w:rPr>
          <w:spacing w:val="-7"/>
        </w:rPr>
        <w:t xml:space="preserve"> </w:t>
      </w:r>
      <w:r>
        <w:t>less</w:t>
      </w:r>
      <w:r>
        <w:rPr>
          <w:spacing w:val="-7"/>
        </w:rPr>
        <w:t xml:space="preserve"> </w:t>
      </w:r>
      <w:r>
        <w:t>verbose</w:t>
      </w:r>
      <w:r>
        <w:rPr>
          <w:spacing w:val="-7"/>
        </w:rPr>
        <w:t xml:space="preserve"> </w:t>
      </w:r>
      <w:r>
        <w:t>blocks</w:t>
      </w:r>
      <w:r>
        <w:rPr>
          <w:spacing w:val="-7"/>
        </w:rPr>
        <w:t xml:space="preserve"> </w:t>
      </w:r>
      <w:r>
        <w:t>in</w:t>
      </w:r>
      <w:r>
        <w:rPr>
          <w:spacing w:val="-7"/>
        </w:rPr>
        <w:t xml:space="preserve"> </w:t>
      </w:r>
      <w:r>
        <w:t>preparation for</w:t>
      </w:r>
      <w:r>
        <w:rPr>
          <w:spacing w:val="-6"/>
        </w:rPr>
        <w:t xml:space="preserve"> </w:t>
      </w:r>
      <w:r>
        <w:t>the</w:t>
      </w:r>
      <w:r>
        <w:rPr>
          <w:spacing w:val="-6"/>
        </w:rPr>
        <w:t xml:space="preserve"> </w:t>
      </w:r>
      <w:r>
        <w:t>eventual</w:t>
      </w:r>
      <w:r>
        <w:rPr>
          <w:spacing w:val="-6"/>
        </w:rPr>
        <w:t xml:space="preserve"> </w:t>
      </w:r>
      <w:r>
        <w:t>change</w:t>
      </w:r>
      <w:r>
        <w:rPr>
          <w:spacing w:val="-6"/>
        </w:rPr>
        <w:t xml:space="preserve"> </w:t>
      </w:r>
      <w:r>
        <w:t>in</w:t>
      </w:r>
      <w:r>
        <w:rPr>
          <w:spacing w:val="-6"/>
        </w:rPr>
        <w:t xml:space="preserve"> </w:t>
      </w:r>
      <w:r>
        <w:t>modes.</w:t>
      </w:r>
      <w:r>
        <w:rPr>
          <w:spacing w:val="-6"/>
        </w:rPr>
        <w:t xml:space="preserve"> </w:t>
      </w:r>
      <w:r>
        <w:t>This</w:t>
      </w:r>
      <w:r>
        <w:rPr>
          <w:spacing w:val="-6"/>
        </w:rPr>
        <w:t xml:space="preserve"> </w:t>
      </w:r>
      <w:r>
        <w:t>discrete</w:t>
      </w:r>
      <w:r>
        <w:rPr>
          <w:spacing w:val="-6"/>
        </w:rPr>
        <w:t xml:space="preserve"> </w:t>
      </w:r>
      <w:r>
        <w:t xml:space="preserve">change could also be supported graphically by the blocks moving closer and closer to regular text. For example, </w:t>
      </w:r>
      <w:proofErr w:type="spellStart"/>
      <w:r>
        <w:t>PencilCode</w:t>
      </w:r>
      <w:proofErr w:type="spellEnd"/>
      <w:r>
        <w:t xml:space="preserve"> uses faded transitions to suggest a con- </w:t>
      </w:r>
      <w:proofErr w:type="spellStart"/>
      <w:r>
        <w:t>tinuous</w:t>
      </w:r>
      <w:proofErr w:type="spellEnd"/>
      <w:r>
        <w:t xml:space="preserve"> transition between blocks and text [19],    </w:t>
      </w:r>
      <w:r>
        <w:rPr>
          <w:spacing w:val="16"/>
        </w:rPr>
        <w:t xml:space="preserve"> </w:t>
      </w:r>
      <w:r>
        <w:t>and</w:t>
      </w:r>
    </w:p>
    <w:p w:rsidR="00706B87" w:rsidRDefault="00706B87">
      <w:pPr>
        <w:spacing w:line="230" w:lineRule="exact"/>
        <w:jc w:val="both"/>
        <w:sectPr w:rsidR="00706B87">
          <w:pgSz w:w="12240" w:h="15840"/>
          <w:pgMar w:top="1340" w:right="1320" w:bottom="280" w:left="1320" w:header="1146" w:footer="0" w:gutter="0"/>
          <w:cols w:num="2" w:space="720" w:equalWidth="0">
            <w:col w:w="4681" w:space="119"/>
            <w:col w:w="4800"/>
          </w:cols>
        </w:sectPr>
      </w:pPr>
    </w:p>
    <w:p w:rsidR="00706B87" w:rsidRDefault="00A82C24">
      <w:pPr>
        <w:pStyle w:val="BodyText"/>
        <w:spacing w:before="140" w:line="230" w:lineRule="exact"/>
        <w:ind w:left="100"/>
        <w:jc w:val="both"/>
      </w:pPr>
      <w:proofErr w:type="spellStart"/>
      <w:r>
        <w:lastRenderedPageBreak/>
        <w:t>Greenfoot</w:t>
      </w:r>
      <w:proofErr w:type="spellEnd"/>
      <w:r>
        <w:t xml:space="preserve"> 3 uses a purposefully structured interface to make blocks seamlessly mimic </w:t>
      </w:r>
      <w:proofErr w:type="gramStart"/>
      <w:r>
        <w:t xml:space="preserve">text </w:t>
      </w:r>
      <w:r>
        <w:rPr>
          <w:spacing w:val="36"/>
        </w:rPr>
        <w:t xml:space="preserve"> </w:t>
      </w:r>
      <w:r>
        <w:t>[</w:t>
      </w:r>
      <w:proofErr w:type="gramEnd"/>
      <w:r>
        <w:t>20]</w:t>
      </w:r>
    </w:p>
    <w:p w:rsidR="00706B87" w:rsidRDefault="00706B87">
      <w:pPr>
        <w:pStyle w:val="BodyText"/>
        <w:spacing w:before="6"/>
        <w:rPr>
          <w:sz w:val="21"/>
        </w:rPr>
      </w:pPr>
    </w:p>
    <w:p w:rsidR="00706B87" w:rsidRDefault="00A82C24">
      <w:pPr>
        <w:pStyle w:val="Heading1"/>
        <w:numPr>
          <w:ilvl w:val="1"/>
          <w:numId w:val="2"/>
        </w:numPr>
        <w:tabs>
          <w:tab w:val="left" w:pos="555"/>
        </w:tabs>
        <w:ind w:left="554" w:hanging="454"/>
        <w:jc w:val="both"/>
      </w:pPr>
      <w:r>
        <w:t>Missing Language and API</w:t>
      </w:r>
      <w:r>
        <w:rPr>
          <w:spacing w:val="-2"/>
        </w:rPr>
        <w:t xml:space="preserve"> </w:t>
      </w:r>
      <w:r>
        <w:t>Features</w:t>
      </w:r>
    </w:p>
    <w:p w:rsidR="00706B87" w:rsidRDefault="00A82C24">
      <w:pPr>
        <w:pStyle w:val="BodyText"/>
        <w:spacing w:before="65" w:line="230" w:lineRule="exact"/>
        <w:ind w:left="100"/>
        <w:jc w:val="both"/>
      </w:pPr>
      <w:r>
        <w:t xml:space="preserve">Although the underlying Skulpt execution environ- </w:t>
      </w:r>
      <w:proofErr w:type="spellStart"/>
      <w:r>
        <w:t>ment</w:t>
      </w:r>
      <w:proofErr w:type="spellEnd"/>
      <w:r>
        <w:t xml:space="preserve"> is a full Python implementation, the entire li- </w:t>
      </w:r>
      <w:proofErr w:type="spellStart"/>
      <w:r>
        <w:t>brary</w:t>
      </w:r>
      <w:proofErr w:type="spellEnd"/>
      <w:r>
        <w:t xml:space="preserve"> is not supported (including internal libraries such as SQL and popular third party libraries such    as Pandas or </w:t>
      </w:r>
      <w:proofErr w:type="spellStart"/>
      <w:r>
        <w:t>SciPy</w:t>
      </w:r>
      <w:proofErr w:type="spellEnd"/>
      <w:r>
        <w:t xml:space="preserve">). Additionally, the block interface does not have bindings for every syntactical language element. Notable missing elements include try/except blocks, with blocks, lambda expressions, and inline list comprehensions. </w:t>
      </w:r>
      <w:r>
        <w:rPr>
          <w:spacing w:val="-3"/>
        </w:rPr>
        <w:t>Finally</w:t>
      </w:r>
      <w:proofErr w:type="gramStart"/>
      <w:r>
        <w:rPr>
          <w:spacing w:val="-3"/>
        </w:rPr>
        <w:t xml:space="preserve">,  </w:t>
      </w:r>
      <w:r>
        <w:t>the</w:t>
      </w:r>
      <w:proofErr w:type="gramEnd"/>
      <w:r>
        <w:t xml:space="preserve"> CORGIS library has  a large number of other APIs that are not currently available through the interface. Development of the environment is driven by the needs of our</w:t>
      </w:r>
      <w:r>
        <w:rPr>
          <w:spacing w:val="-13"/>
        </w:rPr>
        <w:t xml:space="preserve"> </w:t>
      </w:r>
      <w:r>
        <w:t xml:space="preserve">curriculum. Although this is partially born of practicality, there is a tactical value to letting the interface emerge </w:t>
      </w:r>
      <w:proofErr w:type="spellStart"/>
      <w:r>
        <w:t>organi</w:t>
      </w:r>
      <w:proofErr w:type="spellEnd"/>
      <w:r>
        <w:t xml:space="preserve">- </w:t>
      </w:r>
      <w:proofErr w:type="spellStart"/>
      <w:r>
        <w:rPr>
          <w:spacing w:val="-4"/>
        </w:rPr>
        <w:t>cally</w:t>
      </w:r>
      <w:proofErr w:type="spellEnd"/>
      <w:r>
        <w:rPr>
          <w:spacing w:val="-4"/>
        </w:rPr>
        <w:t>.</w:t>
      </w:r>
    </w:p>
    <w:p w:rsidR="00706B87" w:rsidRDefault="00706B87">
      <w:pPr>
        <w:pStyle w:val="BodyText"/>
        <w:spacing w:before="6"/>
        <w:rPr>
          <w:sz w:val="21"/>
        </w:rPr>
      </w:pPr>
    </w:p>
    <w:p w:rsidR="00706B87" w:rsidRDefault="00A82C24">
      <w:pPr>
        <w:pStyle w:val="Heading1"/>
        <w:numPr>
          <w:ilvl w:val="1"/>
          <w:numId w:val="2"/>
        </w:numPr>
        <w:tabs>
          <w:tab w:val="left" w:pos="555"/>
        </w:tabs>
        <w:ind w:left="554" w:hanging="454"/>
        <w:jc w:val="both"/>
      </w:pPr>
      <w:r>
        <w:t>Missing</w:t>
      </w:r>
      <w:r>
        <w:rPr>
          <w:spacing w:val="-4"/>
        </w:rPr>
        <w:t xml:space="preserve"> </w:t>
      </w:r>
      <w:r>
        <w:t>Contexts</w:t>
      </w:r>
    </w:p>
    <w:p w:rsidR="00706B87" w:rsidRDefault="00A82C24">
      <w:pPr>
        <w:pStyle w:val="BodyText"/>
        <w:spacing w:before="65" w:line="230" w:lineRule="exact"/>
        <w:ind w:left="100"/>
        <w:jc w:val="both"/>
      </w:pPr>
      <w:r>
        <w:t>BlockPy was built around a Data Science context,</w:t>
      </w:r>
      <w:r>
        <w:rPr>
          <w:spacing w:val="-5"/>
        </w:rPr>
        <w:t xml:space="preserve"> </w:t>
      </w:r>
      <w:r>
        <w:t xml:space="preserve">with the hypothesis that this would be almost-universally appealing for students. However, some disciplines and age groups may find Data Science to be </w:t>
      </w:r>
      <w:proofErr w:type="spellStart"/>
      <w:r>
        <w:t>uninter</w:t>
      </w:r>
      <w:proofErr w:type="spellEnd"/>
      <w:r>
        <w:t xml:space="preserve">- </w:t>
      </w:r>
      <w:proofErr w:type="spellStart"/>
      <w:r>
        <w:t>esting</w:t>
      </w:r>
      <w:proofErr w:type="spellEnd"/>
      <w:r>
        <w:t>. Other approaches to introductory computing have their own motivational and pedagogical</w:t>
      </w:r>
      <w:r>
        <w:rPr>
          <w:spacing w:val="-22"/>
        </w:rPr>
        <w:t xml:space="preserve"> </w:t>
      </w:r>
      <w:r>
        <w:t>benefits. For</w:t>
      </w:r>
      <w:r>
        <w:rPr>
          <w:spacing w:val="31"/>
        </w:rPr>
        <w:t xml:space="preserve"> </w:t>
      </w:r>
      <w:r>
        <w:t>instance,</w:t>
      </w:r>
      <w:r>
        <w:rPr>
          <w:spacing w:val="31"/>
        </w:rPr>
        <w:t xml:space="preserve"> </w:t>
      </w:r>
      <w:r>
        <w:t>animation</w:t>
      </w:r>
      <w:r>
        <w:rPr>
          <w:spacing w:val="31"/>
        </w:rPr>
        <w:t xml:space="preserve"> </w:t>
      </w:r>
      <w:r>
        <w:t>and</w:t>
      </w:r>
      <w:r>
        <w:rPr>
          <w:spacing w:val="31"/>
        </w:rPr>
        <w:t xml:space="preserve"> </w:t>
      </w:r>
      <w:r>
        <w:t>game</w:t>
      </w:r>
      <w:r>
        <w:rPr>
          <w:spacing w:val="31"/>
        </w:rPr>
        <w:t xml:space="preserve"> </w:t>
      </w:r>
      <w:r>
        <w:t>design</w:t>
      </w:r>
      <w:r>
        <w:rPr>
          <w:spacing w:val="31"/>
        </w:rPr>
        <w:t xml:space="preserve"> </w:t>
      </w:r>
      <w:r>
        <w:t>have</w:t>
      </w:r>
      <w:r>
        <w:rPr>
          <w:spacing w:val="31"/>
        </w:rPr>
        <w:t xml:space="preserve"> </w:t>
      </w:r>
      <w:r>
        <w:t>both</w:t>
      </w:r>
    </w:p>
    <w:p w:rsidR="00706B87" w:rsidRDefault="00A82C24">
      <w:pPr>
        <w:pStyle w:val="BodyText"/>
        <w:spacing w:before="140" w:line="230" w:lineRule="exact"/>
        <w:ind w:left="100" w:right="119"/>
        <w:jc w:val="both"/>
      </w:pPr>
      <w:r>
        <w:br w:type="column"/>
      </w:r>
      <w:proofErr w:type="gramStart"/>
      <w:r>
        <w:t>explore</w:t>
      </w:r>
      <w:proofErr w:type="gramEnd"/>
      <w:r>
        <w:t xml:space="preserve"> their own datasets and their own problems. Although one solution is to broaden the number of datasets available, there is a long-term need for a general-purpose mechanism for users to access their own data sources through </w:t>
      </w:r>
      <w:r>
        <w:rPr>
          <w:spacing w:val="-3"/>
        </w:rPr>
        <w:t xml:space="preserve">BlockPy. </w:t>
      </w:r>
      <w:r>
        <w:t>Previous work</w:t>
      </w:r>
      <w:r>
        <w:rPr>
          <w:spacing w:val="-7"/>
        </w:rPr>
        <w:t xml:space="preserve"> </w:t>
      </w:r>
      <w:r>
        <w:t xml:space="preserve">has been done to connect the Snap! </w:t>
      </w:r>
      <w:proofErr w:type="gramStart"/>
      <w:r>
        <w:t>programming</w:t>
      </w:r>
      <w:proofErr w:type="gramEnd"/>
      <w:r>
        <w:t xml:space="preserve"> </w:t>
      </w:r>
      <w:proofErr w:type="spellStart"/>
      <w:r>
        <w:t>envi</w:t>
      </w:r>
      <w:proofErr w:type="spellEnd"/>
      <w:r>
        <w:t xml:space="preserve">- </w:t>
      </w:r>
      <w:proofErr w:type="spellStart"/>
      <w:r>
        <w:t>ronment</w:t>
      </w:r>
      <w:proofErr w:type="spellEnd"/>
      <w:r>
        <w:t xml:space="preserve"> with Google Sheets, so that students could access custom datasets [15]. Another major improve- </w:t>
      </w:r>
      <w:proofErr w:type="spellStart"/>
      <w:r>
        <w:t>ment</w:t>
      </w:r>
      <w:proofErr w:type="spellEnd"/>
      <w:r>
        <w:t xml:space="preserve"> to BlockPy would be to support the Data</w:t>
      </w:r>
      <w:r>
        <w:rPr>
          <w:spacing w:val="-9"/>
        </w:rPr>
        <w:t xml:space="preserve"> </w:t>
      </w:r>
      <w:r>
        <w:t xml:space="preserve">Science process at other phases, such as helping students to develop research questions or to interpret their </w:t>
      </w:r>
      <w:proofErr w:type="spellStart"/>
      <w:r>
        <w:t>visu</w:t>
      </w:r>
      <w:proofErr w:type="spellEnd"/>
      <w:r>
        <w:t xml:space="preserve">- </w:t>
      </w:r>
      <w:proofErr w:type="spellStart"/>
      <w:r>
        <w:t>alizations</w:t>
      </w:r>
      <w:proofErr w:type="spellEnd"/>
      <w:r>
        <w:t>. Students could be tasked</w:t>
      </w:r>
      <w:r>
        <w:rPr>
          <w:spacing w:val="10"/>
        </w:rPr>
        <w:t xml:space="preserve"> </w:t>
      </w:r>
      <w:r>
        <w:t>with</w:t>
      </w:r>
      <w:r>
        <w:rPr>
          <w:spacing w:val="21"/>
        </w:rPr>
        <w:t xml:space="preserve"> </w:t>
      </w:r>
      <w:r>
        <w:t>completing other</w:t>
      </w:r>
      <w:r>
        <w:rPr>
          <w:spacing w:val="-6"/>
        </w:rPr>
        <w:t xml:space="preserve"> </w:t>
      </w:r>
      <w:r>
        <w:t>phases</w:t>
      </w:r>
      <w:r>
        <w:rPr>
          <w:spacing w:val="-6"/>
        </w:rPr>
        <w:t xml:space="preserve"> </w:t>
      </w:r>
      <w:r>
        <w:t>of</w:t>
      </w:r>
      <w:r>
        <w:rPr>
          <w:spacing w:val="-6"/>
        </w:rPr>
        <w:t xml:space="preserve"> </w:t>
      </w:r>
      <w:r>
        <w:t>the</w:t>
      </w:r>
      <w:r>
        <w:rPr>
          <w:spacing w:val="-6"/>
        </w:rPr>
        <w:t xml:space="preserve"> </w:t>
      </w:r>
      <w:r>
        <w:t>Data</w:t>
      </w:r>
      <w:r>
        <w:rPr>
          <w:spacing w:val="-6"/>
        </w:rPr>
        <w:t xml:space="preserve"> </w:t>
      </w:r>
      <w:r>
        <w:t>Science</w:t>
      </w:r>
      <w:r>
        <w:rPr>
          <w:spacing w:val="-6"/>
        </w:rPr>
        <w:t xml:space="preserve"> </w:t>
      </w:r>
      <w:r>
        <w:t>process</w:t>
      </w:r>
      <w:r>
        <w:rPr>
          <w:spacing w:val="-6"/>
        </w:rPr>
        <w:t xml:space="preserve"> </w:t>
      </w:r>
      <w:r>
        <w:t>formally</w:t>
      </w:r>
      <w:r>
        <w:rPr>
          <w:spacing w:val="-6"/>
        </w:rPr>
        <w:t xml:space="preserve"> </w:t>
      </w:r>
      <w:r>
        <w:t>from within the</w:t>
      </w:r>
      <w:r>
        <w:rPr>
          <w:spacing w:val="5"/>
        </w:rPr>
        <w:t xml:space="preserve"> </w:t>
      </w:r>
      <w:r>
        <w:t>environment.</w:t>
      </w:r>
    </w:p>
    <w:p w:rsidR="00706B87" w:rsidRDefault="00706B87">
      <w:pPr>
        <w:pStyle w:val="BodyText"/>
        <w:spacing w:before="12"/>
        <w:rPr>
          <w:sz w:val="32"/>
        </w:rPr>
      </w:pPr>
    </w:p>
    <w:p w:rsidR="00706B87" w:rsidRDefault="00A82C24">
      <w:pPr>
        <w:pStyle w:val="ListParagraph"/>
        <w:numPr>
          <w:ilvl w:val="0"/>
          <w:numId w:val="2"/>
        </w:numPr>
        <w:tabs>
          <w:tab w:val="left" w:pos="459"/>
        </w:tabs>
        <w:spacing w:line="240" w:lineRule="auto"/>
        <w:ind w:left="458" w:hanging="353"/>
        <w:jc w:val="both"/>
        <w:rPr>
          <w:rFonts w:ascii="Arial"/>
          <w:b/>
        </w:rPr>
      </w:pPr>
      <w:r>
        <w:rPr>
          <w:rFonts w:ascii="Arial"/>
          <w:b/>
          <w:spacing w:val="9"/>
          <w:w w:val="105"/>
        </w:rPr>
        <w:t>C</w:t>
      </w:r>
      <w:r>
        <w:rPr>
          <w:rFonts w:ascii="Arial"/>
          <w:b/>
          <w:spacing w:val="9"/>
          <w:w w:val="105"/>
          <w:sz w:val="17"/>
        </w:rPr>
        <w:t>ONCLUSION</w:t>
      </w:r>
    </w:p>
    <w:p w:rsidR="00706B87" w:rsidRDefault="00A82C24">
      <w:pPr>
        <w:pStyle w:val="BodyText"/>
        <w:spacing w:before="106" w:line="230" w:lineRule="exact"/>
        <w:ind w:left="100" w:right="119"/>
        <w:jc w:val="both"/>
      </w:pPr>
      <w:r>
        <w:rPr>
          <w:spacing w:val="-9"/>
        </w:rPr>
        <w:t xml:space="preserve">We </w:t>
      </w:r>
      <w:r>
        <w:t>have described the design, development, and</w:t>
      </w:r>
      <w:r>
        <w:rPr>
          <w:spacing w:val="-12"/>
        </w:rPr>
        <w:t xml:space="preserve"> </w:t>
      </w:r>
      <w:proofErr w:type="spellStart"/>
      <w:r>
        <w:t>eval</w:t>
      </w:r>
      <w:proofErr w:type="spellEnd"/>
      <w:r>
        <w:t xml:space="preserve">- </w:t>
      </w:r>
      <w:proofErr w:type="spellStart"/>
      <w:r>
        <w:t>uation</w:t>
      </w:r>
      <w:proofErr w:type="spellEnd"/>
      <w:r>
        <w:t xml:space="preserve"> of a programming environment for beginners. It</w:t>
      </w:r>
      <w:r>
        <w:rPr>
          <w:spacing w:val="-6"/>
        </w:rPr>
        <w:t xml:space="preserve"> </w:t>
      </w:r>
      <w:r>
        <w:t>has</w:t>
      </w:r>
      <w:r>
        <w:rPr>
          <w:spacing w:val="-6"/>
        </w:rPr>
        <w:t xml:space="preserve"> </w:t>
      </w:r>
      <w:r>
        <w:t>a</w:t>
      </w:r>
      <w:r>
        <w:rPr>
          <w:spacing w:val="-6"/>
        </w:rPr>
        <w:t xml:space="preserve"> </w:t>
      </w:r>
      <w:r>
        <w:t>number</w:t>
      </w:r>
      <w:r>
        <w:rPr>
          <w:spacing w:val="-6"/>
        </w:rPr>
        <w:t xml:space="preserve"> </w:t>
      </w:r>
      <w:r>
        <w:t>of</w:t>
      </w:r>
      <w:r>
        <w:rPr>
          <w:spacing w:val="-6"/>
        </w:rPr>
        <w:t xml:space="preserve"> </w:t>
      </w:r>
      <w:r>
        <w:t>features</w:t>
      </w:r>
      <w:r>
        <w:rPr>
          <w:spacing w:val="-6"/>
        </w:rPr>
        <w:t xml:space="preserve"> </w:t>
      </w:r>
      <w:r>
        <w:t>including</w:t>
      </w:r>
      <w:r>
        <w:rPr>
          <w:spacing w:val="-6"/>
        </w:rPr>
        <w:t xml:space="preserve"> </w:t>
      </w:r>
      <w:r>
        <w:t>a</w:t>
      </w:r>
      <w:r>
        <w:rPr>
          <w:spacing w:val="-6"/>
        </w:rPr>
        <w:t xml:space="preserve"> </w:t>
      </w:r>
      <w:r>
        <w:t>dual</w:t>
      </w:r>
      <w:r>
        <w:rPr>
          <w:spacing w:val="-6"/>
        </w:rPr>
        <w:t xml:space="preserve"> </w:t>
      </w:r>
      <w:r>
        <w:t xml:space="preserve">text/block interface, a data science context, and immediate feed- back. Results from an intervention with introductory students suggests ways to improve the environment. </w:t>
      </w:r>
      <w:r>
        <w:rPr>
          <w:spacing w:val="-9"/>
        </w:rPr>
        <w:t xml:space="preserve">We </w:t>
      </w:r>
      <w:r>
        <w:t>happily make our tool freely</w:t>
      </w:r>
      <w:r>
        <w:rPr>
          <w:spacing w:val="34"/>
        </w:rPr>
        <w:t xml:space="preserve"> </w:t>
      </w:r>
      <w:r>
        <w:t>available.</w:t>
      </w:r>
    </w:p>
    <w:p w:rsidR="00706B87" w:rsidRDefault="00706B87">
      <w:pPr>
        <w:pStyle w:val="BodyText"/>
        <w:spacing w:before="12"/>
        <w:rPr>
          <w:sz w:val="32"/>
        </w:rPr>
      </w:pPr>
    </w:p>
    <w:p w:rsidR="00706B87" w:rsidRDefault="00A82C24">
      <w:pPr>
        <w:ind w:left="105"/>
        <w:jc w:val="both"/>
        <w:rPr>
          <w:rFonts w:ascii="Arial"/>
          <w:b/>
          <w:sz w:val="17"/>
        </w:rPr>
      </w:pPr>
      <w:r>
        <w:rPr>
          <w:rFonts w:ascii="Arial"/>
          <w:b/>
          <w:w w:val="105"/>
        </w:rPr>
        <w:t>R</w:t>
      </w:r>
      <w:r>
        <w:rPr>
          <w:rFonts w:ascii="Arial"/>
          <w:b/>
          <w:w w:val="105"/>
          <w:sz w:val="17"/>
        </w:rPr>
        <w:t>EFERENCES</w:t>
      </w:r>
    </w:p>
    <w:p w:rsidR="00706B87" w:rsidRDefault="00A82C24">
      <w:pPr>
        <w:spacing w:before="140" w:line="183" w:lineRule="exact"/>
        <w:ind w:left="100"/>
        <w:jc w:val="both"/>
        <w:rPr>
          <w:i/>
          <w:sz w:val="16"/>
        </w:rPr>
      </w:pPr>
      <w:r>
        <w:rPr>
          <w:sz w:val="16"/>
        </w:rPr>
        <w:t xml:space="preserve">[1]    J. Wing, “Computational thinking benefits society,”    </w:t>
      </w:r>
      <w:r>
        <w:rPr>
          <w:i/>
          <w:sz w:val="16"/>
        </w:rPr>
        <w:t>Social</w:t>
      </w:r>
    </w:p>
    <w:p w:rsidR="00706B87" w:rsidRDefault="00706B87">
      <w:pPr>
        <w:spacing w:line="183" w:lineRule="exact"/>
        <w:jc w:val="both"/>
        <w:rPr>
          <w:sz w:val="16"/>
        </w:rPr>
        <w:sectPr w:rsidR="00706B87">
          <w:pgSz w:w="12240" w:h="15840"/>
          <w:pgMar w:top="1340" w:right="1320" w:bottom="280" w:left="1340" w:header="1146" w:footer="0" w:gutter="0"/>
          <w:cols w:num="2" w:space="720" w:equalWidth="0">
            <w:col w:w="4661" w:space="139"/>
            <w:col w:w="4780"/>
          </w:cols>
        </w:sectPr>
      </w:pPr>
    </w:p>
    <w:p w:rsidR="00706B87" w:rsidRDefault="00A82C24">
      <w:pPr>
        <w:pStyle w:val="BodyText"/>
        <w:spacing w:line="230" w:lineRule="exact"/>
        <w:ind w:left="100" w:right="-13"/>
      </w:pPr>
      <w:proofErr w:type="gramStart"/>
      <w:r>
        <w:t>proven</w:t>
      </w:r>
      <w:proofErr w:type="gramEnd"/>
      <w:r>
        <w:t xml:space="preserve"> to be valuable contexts, albeit with a different design</w:t>
      </w:r>
      <w:r>
        <w:rPr>
          <w:spacing w:val="-10"/>
        </w:rPr>
        <w:t xml:space="preserve"> </w:t>
      </w:r>
      <w:r>
        <w:t>philosophy.</w:t>
      </w:r>
      <w:r>
        <w:rPr>
          <w:spacing w:val="-10"/>
        </w:rPr>
        <w:t xml:space="preserve"> </w:t>
      </w:r>
      <w:r>
        <w:t>Although</w:t>
      </w:r>
      <w:r>
        <w:rPr>
          <w:spacing w:val="-10"/>
        </w:rPr>
        <w:t xml:space="preserve"> </w:t>
      </w:r>
      <w:r>
        <w:t>preliminary</w:t>
      </w:r>
      <w:r>
        <w:rPr>
          <w:spacing w:val="-10"/>
        </w:rPr>
        <w:t xml:space="preserve"> </w:t>
      </w:r>
      <w:r>
        <w:t>results</w:t>
      </w:r>
      <w:r>
        <w:rPr>
          <w:spacing w:val="-10"/>
        </w:rPr>
        <w:t xml:space="preserve"> </w:t>
      </w:r>
      <w:proofErr w:type="spellStart"/>
      <w:r>
        <w:t>gath</w:t>
      </w:r>
      <w:proofErr w:type="spellEnd"/>
      <w:r>
        <w:t>-</w:t>
      </w:r>
    </w:p>
    <w:p w:rsidR="00706B87" w:rsidRDefault="00A82C24">
      <w:pPr>
        <w:spacing w:before="141"/>
        <w:ind w:left="100"/>
        <w:rPr>
          <w:sz w:val="16"/>
        </w:rPr>
      </w:pPr>
      <w:r>
        <w:br w:type="column"/>
      </w:r>
      <w:r>
        <w:rPr>
          <w:sz w:val="16"/>
        </w:rPr>
        <w:t>[2]</w:t>
      </w:r>
    </w:p>
    <w:p w:rsidR="00706B87" w:rsidRDefault="00A82C24">
      <w:pPr>
        <w:spacing w:line="149" w:lineRule="exact"/>
        <w:ind w:left="100"/>
        <w:rPr>
          <w:sz w:val="16"/>
        </w:rPr>
      </w:pPr>
      <w:r>
        <w:br w:type="column"/>
      </w:r>
      <w:proofErr w:type="gramStart"/>
      <w:r>
        <w:rPr>
          <w:i/>
          <w:sz w:val="16"/>
        </w:rPr>
        <w:t>issues</w:t>
      </w:r>
      <w:proofErr w:type="gramEnd"/>
      <w:r>
        <w:rPr>
          <w:i/>
          <w:sz w:val="16"/>
        </w:rPr>
        <w:t xml:space="preserve"> in computing</w:t>
      </w:r>
      <w:r>
        <w:rPr>
          <w:sz w:val="16"/>
        </w:rPr>
        <w:t>, 2014.</w:t>
      </w:r>
    </w:p>
    <w:p w:rsidR="00706B87" w:rsidRDefault="00A82C24">
      <w:pPr>
        <w:spacing w:before="2" w:line="180" w:lineRule="exact"/>
        <w:ind w:left="100"/>
        <w:rPr>
          <w:sz w:val="16"/>
        </w:rPr>
      </w:pPr>
      <w:r>
        <w:rPr>
          <w:sz w:val="16"/>
        </w:rPr>
        <w:t xml:space="preserve">M. R. Davis, “Computer coding lessons expanding for k-12 students,” </w:t>
      </w:r>
      <w:r>
        <w:rPr>
          <w:i/>
          <w:sz w:val="16"/>
        </w:rPr>
        <w:t>Education Week</w:t>
      </w:r>
      <w:r>
        <w:rPr>
          <w:sz w:val="16"/>
        </w:rPr>
        <w:t>, 2013.</w:t>
      </w:r>
    </w:p>
    <w:p w:rsidR="00706B87" w:rsidRDefault="00706B87">
      <w:pPr>
        <w:spacing w:line="180" w:lineRule="exact"/>
        <w:rPr>
          <w:sz w:val="16"/>
        </w:rPr>
        <w:sectPr w:rsidR="00706B87">
          <w:type w:val="continuous"/>
          <w:pgSz w:w="12240" w:h="15840"/>
          <w:pgMar w:top="1340" w:right="1320" w:bottom="280" w:left="1340" w:header="720" w:footer="720" w:gutter="0"/>
          <w:cols w:num="3" w:space="720" w:equalWidth="0">
            <w:col w:w="4661" w:space="139"/>
            <w:col w:w="287" w:space="74"/>
            <w:col w:w="4419"/>
          </w:cols>
        </w:sectPr>
      </w:pPr>
    </w:p>
    <w:p w:rsidR="00706B87" w:rsidRDefault="00A82C24">
      <w:pPr>
        <w:pStyle w:val="BodyText"/>
        <w:spacing w:line="186" w:lineRule="exact"/>
        <w:ind w:left="100"/>
      </w:pPr>
      <w:proofErr w:type="spellStart"/>
      <w:proofErr w:type="gramStart"/>
      <w:r>
        <w:t>ered</w:t>
      </w:r>
      <w:proofErr w:type="spellEnd"/>
      <w:proofErr w:type="gramEnd"/>
      <w:r>
        <w:rPr>
          <w:spacing w:val="-7"/>
        </w:rPr>
        <w:t xml:space="preserve"> </w:t>
      </w:r>
      <w:r>
        <w:t>in</w:t>
      </w:r>
      <w:r>
        <w:rPr>
          <w:spacing w:val="-7"/>
        </w:rPr>
        <w:t xml:space="preserve"> </w:t>
      </w:r>
      <w:r>
        <w:t>our</w:t>
      </w:r>
      <w:r>
        <w:rPr>
          <w:spacing w:val="-7"/>
        </w:rPr>
        <w:t xml:space="preserve"> </w:t>
      </w:r>
      <w:r>
        <w:t>research</w:t>
      </w:r>
      <w:r>
        <w:rPr>
          <w:spacing w:val="-7"/>
        </w:rPr>
        <w:t xml:space="preserve"> </w:t>
      </w:r>
      <w:r>
        <w:t>suggest</w:t>
      </w:r>
      <w:r>
        <w:rPr>
          <w:spacing w:val="-7"/>
        </w:rPr>
        <w:t xml:space="preserve"> </w:t>
      </w:r>
      <w:r>
        <w:t>the</w:t>
      </w:r>
      <w:r>
        <w:rPr>
          <w:spacing w:val="-7"/>
        </w:rPr>
        <w:t xml:space="preserve"> </w:t>
      </w:r>
      <w:r>
        <w:t>appeal</w:t>
      </w:r>
      <w:r>
        <w:rPr>
          <w:spacing w:val="-7"/>
        </w:rPr>
        <w:t xml:space="preserve"> </w:t>
      </w:r>
      <w:r>
        <w:t>of</w:t>
      </w:r>
      <w:r>
        <w:rPr>
          <w:spacing w:val="-7"/>
        </w:rPr>
        <w:t xml:space="preserve"> </w:t>
      </w:r>
      <w:r>
        <w:t>Data</w:t>
      </w:r>
      <w:r>
        <w:rPr>
          <w:spacing w:val="-7"/>
        </w:rPr>
        <w:t xml:space="preserve"> </w:t>
      </w:r>
      <w:r>
        <w:t>Science</w:t>
      </w:r>
    </w:p>
    <w:p w:rsidR="00706B87" w:rsidRDefault="00A82C24">
      <w:pPr>
        <w:pStyle w:val="BodyText"/>
        <w:spacing w:line="171" w:lineRule="exact"/>
        <w:ind w:left="100"/>
      </w:pPr>
      <w:proofErr w:type="gramStart"/>
      <w:r>
        <w:t>over  other</w:t>
      </w:r>
      <w:proofErr w:type="gramEnd"/>
      <w:r>
        <w:t xml:space="preserve">  contexts,  our  results  are  not  conclusive,</w:t>
      </w:r>
    </w:p>
    <w:p w:rsidR="00706B87" w:rsidRDefault="00A82C24">
      <w:pPr>
        <w:spacing w:before="3" w:line="180" w:lineRule="exact"/>
        <w:ind w:left="461" w:hanging="362"/>
        <w:rPr>
          <w:i/>
          <w:sz w:val="16"/>
        </w:rPr>
      </w:pPr>
      <w:r>
        <w:br w:type="column"/>
      </w:r>
      <w:r>
        <w:rPr>
          <w:sz w:val="16"/>
        </w:rPr>
        <w:t xml:space="preserve">[3] K. Jordan, “Initial trends in enrolment and completion of massive open online courses,” </w:t>
      </w:r>
      <w:r>
        <w:rPr>
          <w:i/>
          <w:sz w:val="16"/>
        </w:rPr>
        <w:t>The International Review of</w:t>
      </w:r>
    </w:p>
    <w:p w:rsidR="00706B87" w:rsidRDefault="00706B87">
      <w:pPr>
        <w:spacing w:line="180" w:lineRule="exact"/>
        <w:rPr>
          <w:sz w:val="16"/>
        </w:rPr>
        <w:sectPr w:rsidR="00706B87">
          <w:type w:val="continuous"/>
          <w:pgSz w:w="12240" w:h="15840"/>
          <w:pgMar w:top="1340" w:right="1320" w:bottom="280" w:left="1340" w:header="720" w:footer="720" w:gutter="0"/>
          <w:cols w:num="2" w:space="720" w:equalWidth="0">
            <w:col w:w="4661" w:space="139"/>
            <w:col w:w="4780"/>
          </w:cols>
        </w:sectPr>
      </w:pPr>
    </w:p>
    <w:p w:rsidR="00706B87" w:rsidRDefault="00A82C24">
      <w:pPr>
        <w:pStyle w:val="BodyText"/>
        <w:spacing w:before="48" w:line="230" w:lineRule="exact"/>
        <w:ind w:left="100" w:right="-13"/>
      </w:pPr>
      <w:proofErr w:type="gramStart"/>
      <w:r>
        <w:t>and</w:t>
      </w:r>
      <w:proofErr w:type="gramEnd"/>
      <w:r>
        <w:t xml:space="preserve"> there is not a clear disadvantage to most other contexts.</w:t>
      </w:r>
    </w:p>
    <w:p w:rsidR="00706B87" w:rsidRDefault="00A82C24">
      <w:pPr>
        <w:spacing w:before="173"/>
        <w:ind w:left="100"/>
        <w:rPr>
          <w:sz w:val="16"/>
        </w:rPr>
      </w:pPr>
      <w:r>
        <w:br w:type="column"/>
      </w:r>
      <w:r>
        <w:rPr>
          <w:sz w:val="16"/>
        </w:rPr>
        <w:t>[4]</w:t>
      </w:r>
    </w:p>
    <w:p w:rsidR="00706B87" w:rsidRDefault="00A82C24">
      <w:pPr>
        <w:spacing w:line="181" w:lineRule="exact"/>
        <w:ind w:left="100"/>
        <w:rPr>
          <w:sz w:val="16"/>
        </w:rPr>
      </w:pPr>
      <w:r>
        <w:br w:type="column"/>
      </w:r>
      <w:r>
        <w:rPr>
          <w:i/>
          <w:sz w:val="16"/>
        </w:rPr>
        <w:t>Research in Open and Distributed Learning</w:t>
      </w:r>
      <w:r>
        <w:rPr>
          <w:sz w:val="16"/>
        </w:rPr>
        <w:t>, vol. 15, no. 1, 2014.</w:t>
      </w:r>
    </w:p>
    <w:p w:rsidR="00706B87" w:rsidRDefault="00A82C24">
      <w:pPr>
        <w:spacing w:before="2" w:line="180" w:lineRule="exact"/>
        <w:ind w:left="100"/>
        <w:rPr>
          <w:sz w:val="16"/>
        </w:rPr>
      </w:pPr>
      <w:r>
        <w:rPr>
          <w:sz w:val="16"/>
        </w:rPr>
        <w:t xml:space="preserve">J. </w:t>
      </w:r>
      <w:proofErr w:type="spellStart"/>
      <w:r>
        <w:rPr>
          <w:sz w:val="16"/>
        </w:rPr>
        <w:t>Wortham</w:t>
      </w:r>
      <w:proofErr w:type="spellEnd"/>
      <w:r>
        <w:rPr>
          <w:sz w:val="16"/>
        </w:rPr>
        <w:t xml:space="preserve">, “A surge in learning the language of the internet,” </w:t>
      </w:r>
      <w:r>
        <w:rPr>
          <w:i/>
          <w:sz w:val="16"/>
        </w:rPr>
        <w:t>New York Times</w:t>
      </w:r>
      <w:r>
        <w:rPr>
          <w:sz w:val="16"/>
        </w:rPr>
        <w:t>, vol. 27, 2012.</w:t>
      </w:r>
    </w:p>
    <w:p w:rsidR="00706B87" w:rsidRDefault="00706B87">
      <w:pPr>
        <w:spacing w:line="180" w:lineRule="exact"/>
        <w:rPr>
          <w:sz w:val="16"/>
        </w:rPr>
        <w:sectPr w:rsidR="00706B87">
          <w:type w:val="continuous"/>
          <w:pgSz w:w="12240" w:h="15840"/>
          <w:pgMar w:top="1340" w:right="1320" w:bottom="280" w:left="1340" w:header="720" w:footer="720" w:gutter="0"/>
          <w:cols w:num="3" w:space="720" w:equalWidth="0">
            <w:col w:w="4661" w:space="139"/>
            <w:col w:w="287" w:space="74"/>
            <w:col w:w="4419"/>
          </w:cols>
        </w:sectPr>
      </w:pPr>
    </w:p>
    <w:p w:rsidR="00706B87" w:rsidRDefault="00A82C24">
      <w:pPr>
        <w:pStyle w:val="BodyText"/>
        <w:spacing w:line="198" w:lineRule="exact"/>
        <w:ind w:left="100" w:firstLine="285"/>
      </w:pPr>
      <w:r>
        <w:t>In terms of pedagogical benefits, block-</w:t>
      </w:r>
      <w:proofErr w:type="gramStart"/>
      <w:r>
        <w:t>based  pro</w:t>
      </w:r>
      <w:proofErr w:type="gramEnd"/>
      <w:r>
        <w:t>-</w:t>
      </w:r>
    </w:p>
    <w:p w:rsidR="00706B87" w:rsidRDefault="00A82C24">
      <w:pPr>
        <w:pStyle w:val="BodyText"/>
        <w:spacing w:before="1" w:line="235" w:lineRule="auto"/>
        <w:ind w:left="100"/>
        <w:jc w:val="both"/>
      </w:pPr>
      <w:proofErr w:type="spellStart"/>
      <w:proofErr w:type="gramStart"/>
      <w:r>
        <w:t>gramming</w:t>
      </w:r>
      <w:proofErr w:type="spellEnd"/>
      <w:proofErr w:type="gramEnd"/>
      <w:r>
        <w:t xml:space="preserve"> environments can help make abstract data more concrete. The official Blockly project provides Blockly Games, including an activity where users direct an avatar through a maze using simple </w:t>
      </w:r>
      <w:r>
        <w:rPr>
          <w:spacing w:val="-6"/>
        </w:rPr>
        <w:t xml:space="preserve">Tur-     </w:t>
      </w:r>
      <w:proofErr w:type="spellStart"/>
      <w:r>
        <w:t>tle</w:t>
      </w:r>
      <w:proofErr w:type="spellEnd"/>
      <w:r>
        <w:t xml:space="preserve"> Graphics-like commands (e.g., “move”, “turn”). BlockPy has limited support for the Maze </w:t>
      </w:r>
      <w:r>
        <w:rPr>
          <w:spacing w:val="-3"/>
        </w:rPr>
        <w:t xml:space="preserve">activity, </w:t>
      </w:r>
      <w:r>
        <w:t xml:space="preserve">but only so that it can be incorporated as an </w:t>
      </w:r>
      <w:r>
        <w:rPr>
          <w:spacing w:val="-5"/>
        </w:rPr>
        <w:t xml:space="preserve">LTI </w:t>
      </w:r>
      <w:r>
        <w:t xml:space="preserve">assign- </w:t>
      </w:r>
      <w:proofErr w:type="spellStart"/>
      <w:r>
        <w:t>ment</w:t>
      </w:r>
      <w:proofErr w:type="spellEnd"/>
      <w:r>
        <w:t xml:space="preserve">. It shares no client-side code with the primary BlockPy interface, and is not meant to be a part of the official environment. However, there are no technical reasons why BlockPy could not be extended to work for other contexts </w:t>
      </w:r>
      <w:proofErr w:type="gramStart"/>
      <w:r>
        <w:t>and  to</w:t>
      </w:r>
      <w:proofErr w:type="gramEnd"/>
      <w:r>
        <w:t xml:space="preserve">  support  other  paradigms of introductory programming. A certain amount of development is required,</w:t>
      </w:r>
      <w:r>
        <w:rPr>
          <w:spacing w:val="7"/>
        </w:rPr>
        <w:t xml:space="preserve"> </w:t>
      </w:r>
      <w:r>
        <w:t>though.</w:t>
      </w:r>
    </w:p>
    <w:p w:rsidR="00706B87" w:rsidRDefault="00706B87">
      <w:pPr>
        <w:pStyle w:val="BodyText"/>
        <w:rPr>
          <w:sz w:val="21"/>
        </w:rPr>
      </w:pPr>
    </w:p>
    <w:p w:rsidR="00706B87" w:rsidRDefault="00A82C24">
      <w:pPr>
        <w:pStyle w:val="Heading1"/>
        <w:ind w:left="100" w:firstLine="0"/>
      </w:pPr>
      <w:r>
        <w:t>6.6    The Data Science Process</w:t>
      </w:r>
    </w:p>
    <w:p w:rsidR="00706B87" w:rsidRDefault="00A82C24">
      <w:pPr>
        <w:pStyle w:val="BodyText"/>
        <w:spacing w:before="65" w:line="230" w:lineRule="exact"/>
        <w:ind w:left="100"/>
        <w:jc w:val="both"/>
      </w:pPr>
      <w:r>
        <w:t xml:space="preserve">BlockPy’s take on Data Science could be seen as “Data Science on rails”. That is, there are specific datasets exposed through a preconceived interface. Often, </w:t>
      </w:r>
      <w:proofErr w:type="spellStart"/>
      <w:r>
        <w:t>stu</w:t>
      </w:r>
      <w:proofErr w:type="spellEnd"/>
      <w:r>
        <w:t>- dents become most motivated when they are able    to</w:t>
      </w:r>
    </w:p>
    <w:p w:rsidR="00706B87" w:rsidRDefault="00A82C24">
      <w:pPr>
        <w:pStyle w:val="ListParagraph"/>
        <w:numPr>
          <w:ilvl w:val="0"/>
          <w:numId w:val="1"/>
        </w:numPr>
        <w:tabs>
          <w:tab w:val="left" w:pos="462"/>
        </w:tabs>
        <w:spacing w:before="3"/>
        <w:ind w:right="117" w:hanging="361"/>
        <w:jc w:val="both"/>
        <w:rPr>
          <w:sz w:val="16"/>
        </w:rPr>
      </w:pPr>
      <w:r>
        <w:rPr>
          <w:sz w:val="16"/>
        </w:rPr>
        <w:br w:type="column"/>
      </w:r>
      <w:r>
        <w:rPr>
          <w:sz w:val="16"/>
        </w:rPr>
        <w:t xml:space="preserve">A. Forte and M. </w:t>
      </w:r>
      <w:proofErr w:type="spellStart"/>
      <w:r>
        <w:rPr>
          <w:sz w:val="16"/>
        </w:rPr>
        <w:t>Guzdial</w:t>
      </w:r>
      <w:proofErr w:type="spellEnd"/>
      <w:r>
        <w:rPr>
          <w:sz w:val="16"/>
        </w:rPr>
        <w:t xml:space="preserve">, “Motivation and </w:t>
      </w:r>
      <w:proofErr w:type="spellStart"/>
      <w:r>
        <w:rPr>
          <w:sz w:val="16"/>
        </w:rPr>
        <w:t>nonmajors</w:t>
      </w:r>
      <w:proofErr w:type="spellEnd"/>
      <w:r>
        <w:rPr>
          <w:sz w:val="16"/>
        </w:rPr>
        <w:t xml:space="preserve"> in computer science: identifying discrete audiences for intro- </w:t>
      </w:r>
      <w:proofErr w:type="spellStart"/>
      <w:r>
        <w:rPr>
          <w:sz w:val="16"/>
        </w:rPr>
        <w:t>ductory</w:t>
      </w:r>
      <w:proofErr w:type="spellEnd"/>
      <w:r>
        <w:rPr>
          <w:sz w:val="16"/>
        </w:rPr>
        <w:t xml:space="preserve"> courses,” </w:t>
      </w:r>
      <w:r>
        <w:rPr>
          <w:i/>
          <w:sz w:val="16"/>
        </w:rPr>
        <w:t>Education, IEEE Transactions on</w:t>
      </w:r>
      <w:r>
        <w:rPr>
          <w:sz w:val="16"/>
        </w:rPr>
        <w:t>, vol. 48, no. 2, pp. 248–253,</w:t>
      </w:r>
      <w:r>
        <w:rPr>
          <w:spacing w:val="15"/>
          <w:sz w:val="16"/>
        </w:rPr>
        <w:t xml:space="preserve"> </w:t>
      </w:r>
      <w:r>
        <w:rPr>
          <w:sz w:val="16"/>
        </w:rPr>
        <w:t>2005.</w:t>
      </w:r>
    </w:p>
    <w:p w:rsidR="00706B87" w:rsidRDefault="00A82C24">
      <w:pPr>
        <w:pStyle w:val="ListParagraph"/>
        <w:numPr>
          <w:ilvl w:val="0"/>
          <w:numId w:val="1"/>
        </w:numPr>
        <w:tabs>
          <w:tab w:val="left" w:pos="462"/>
        </w:tabs>
        <w:spacing w:line="184" w:lineRule="exact"/>
        <w:ind w:hanging="361"/>
        <w:rPr>
          <w:sz w:val="16"/>
        </w:rPr>
      </w:pPr>
      <w:r>
        <w:rPr>
          <w:spacing w:val="-11"/>
          <w:sz w:val="16"/>
        </w:rPr>
        <w:t xml:space="preserve">P.   </w:t>
      </w:r>
      <w:r>
        <w:rPr>
          <w:sz w:val="16"/>
        </w:rPr>
        <w:t xml:space="preserve">K.  </w:t>
      </w:r>
      <w:proofErr w:type="spellStart"/>
      <w:r>
        <w:rPr>
          <w:sz w:val="16"/>
        </w:rPr>
        <w:t>Chilana</w:t>
      </w:r>
      <w:proofErr w:type="spellEnd"/>
      <w:proofErr w:type="gramStart"/>
      <w:r>
        <w:rPr>
          <w:sz w:val="16"/>
        </w:rPr>
        <w:t>,  C</w:t>
      </w:r>
      <w:proofErr w:type="gramEnd"/>
      <w:r>
        <w:rPr>
          <w:sz w:val="16"/>
        </w:rPr>
        <w:t xml:space="preserve">.  </w:t>
      </w:r>
      <w:proofErr w:type="spellStart"/>
      <w:r>
        <w:rPr>
          <w:sz w:val="16"/>
        </w:rPr>
        <w:t>Alcock</w:t>
      </w:r>
      <w:proofErr w:type="spellEnd"/>
      <w:proofErr w:type="gramStart"/>
      <w:r>
        <w:rPr>
          <w:sz w:val="16"/>
        </w:rPr>
        <w:t>,  S</w:t>
      </w:r>
      <w:proofErr w:type="gramEnd"/>
      <w:r>
        <w:rPr>
          <w:sz w:val="16"/>
        </w:rPr>
        <w:t xml:space="preserve">.  </w:t>
      </w:r>
      <w:proofErr w:type="spellStart"/>
      <w:r>
        <w:rPr>
          <w:sz w:val="16"/>
        </w:rPr>
        <w:t>Dembla</w:t>
      </w:r>
      <w:proofErr w:type="spellEnd"/>
      <w:proofErr w:type="gramStart"/>
      <w:r>
        <w:rPr>
          <w:sz w:val="16"/>
        </w:rPr>
        <w:t>,  A</w:t>
      </w:r>
      <w:proofErr w:type="gramEnd"/>
      <w:r>
        <w:rPr>
          <w:sz w:val="16"/>
        </w:rPr>
        <w:t>.  Ho</w:t>
      </w:r>
      <w:proofErr w:type="gramStart"/>
      <w:r>
        <w:rPr>
          <w:sz w:val="16"/>
        </w:rPr>
        <w:t>,  A</w:t>
      </w:r>
      <w:proofErr w:type="gramEnd"/>
      <w:r>
        <w:rPr>
          <w:sz w:val="16"/>
        </w:rPr>
        <w:t xml:space="preserve">.  </w:t>
      </w:r>
      <w:r>
        <w:rPr>
          <w:spacing w:val="34"/>
          <w:sz w:val="16"/>
        </w:rPr>
        <w:t xml:space="preserve"> </w:t>
      </w:r>
      <w:r>
        <w:rPr>
          <w:sz w:val="16"/>
        </w:rPr>
        <w:t>Hurst,</w:t>
      </w:r>
    </w:p>
    <w:p w:rsidR="00706B87" w:rsidRDefault="00A82C24">
      <w:pPr>
        <w:spacing w:before="1" w:line="180" w:lineRule="exact"/>
        <w:ind w:left="461" w:right="117"/>
        <w:jc w:val="both"/>
        <w:rPr>
          <w:sz w:val="16"/>
        </w:rPr>
      </w:pPr>
      <w:r>
        <w:rPr>
          <w:sz w:val="16"/>
        </w:rPr>
        <w:t xml:space="preserve">B. Armstrong, and </w:t>
      </w:r>
      <w:r>
        <w:rPr>
          <w:spacing w:val="-11"/>
          <w:sz w:val="16"/>
        </w:rPr>
        <w:t xml:space="preserve">P. </w:t>
      </w:r>
      <w:r>
        <w:rPr>
          <w:sz w:val="16"/>
        </w:rPr>
        <w:t xml:space="preserve">J. </w:t>
      </w:r>
      <w:proofErr w:type="spellStart"/>
      <w:r>
        <w:rPr>
          <w:sz w:val="16"/>
        </w:rPr>
        <w:t>Guo</w:t>
      </w:r>
      <w:proofErr w:type="spellEnd"/>
      <w:r>
        <w:rPr>
          <w:sz w:val="16"/>
        </w:rPr>
        <w:t>, “Perceptions of non-</w:t>
      </w:r>
      <w:proofErr w:type="spellStart"/>
      <w:r>
        <w:rPr>
          <w:sz w:val="16"/>
        </w:rPr>
        <w:t>cs</w:t>
      </w:r>
      <w:proofErr w:type="spellEnd"/>
      <w:r>
        <w:rPr>
          <w:sz w:val="16"/>
        </w:rPr>
        <w:t xml:space="preserve"> ma</w:t>
      </w:r>
      <w:proofErr w:type="gramStart"/>
      <w:r>
        <w:rPr>
          <w:sz w:val="16"/>
        </w:rPr>
        <w:t xml:space="preserve">-  </w:t>
      </w:r>
      <w:proofErr w:type="spellStart"/>
      <w:r>
        <w:rPr>
          <w:sz w:val="16"/>
        </w:rPr>
        <w:t>jors</w:t>
      </w:r>
      <w:proofErr w:type="spellEnd"/>
      <w:proofErr w:type="gramEnd"/>
      <w:r>
        <w:rPr>
          <w:sz w:val="16"/>
        </w:rPr>
        <w:t xml:space="preserve"> in intro programming: The rise of the conversational programmer,” in </w:t>
      </w:r>
      <w:r>
        <w:rPr>
          <w:i/>
          <w:sz w:val="16"/>
        </w:rPr>
        <w:t xml:space="preserve">Visual Languages and Human-Centric Com- </w:t>
      </w:r>
      <w:proofErr w:type="spellStart"/>
      <w:r>
        <w:rPr>
          <w:i/>
          <w:sz w:val="16"/>
        </w:rPr>
        <w:t>puting</w:t>
      </w:r>
      <w:proofErr w:type="spellEnd"/>
      <w:r>
        <w:rPr>
          <w:i/>
          <w:sz w:val="16"/>
        </w:rPr>
        <w:t>, 2015 IEEE Symposium</w:t>
      </w:r>
      <w:r>
        <w:rPr>
          <w:sz w:val="16"/>
        </w:rPr>
        <w:t>, 2015, pp.</w:t>
      </w:r>
      <w:r>
        <w:rPr>
          <w:spacing w:val="22"/>
          <w:sz w:val="16"/>
        </w:rPr>
        <w:t xml:space="preserve"> </w:t>
      </w:r>
      <w:r>
        <w:rPr>
          <w:sz w:val="16"/>
        </w:rPr>
        <w:t>251–259.</w:t>
      </w:r>
    </w:p>
    <w:p w:rsidR="00706B87" w:rsidRDefault="00A82C24">
      <w:pPr>
        <w:pStyle w:val="ListParagraph"/>
        <w:numPr>
          <w:ilvl w:val="0"/>
          <w:numId w:val="1"/>
        </w:numPr>
        <w:tabs>
          <w:tab w:val="left" w:pos="462"/>
        </w:tabs>
        <w:spacing w:before="4"/>
        <w:ind w:right="119" w:hanging="361"/>
        <w:jc w:val="both"/>
        <w:rPr>
          <w:sz w:val="16"/>
        </w:rPr>
      </w:pPr>
      <w:r>
        <w:rPr>
          <w:sz w:val="16"/>
        </w:rPr>
        <w:t xml:space="preserve">M. </w:t>
      </w:r>
      <w:proofErr w:type="spellStart"/>
      <w:r>
        <w:rPr>
          <w:sz w:val="16"/>
        </w:rPr>
        <w:t>Goldweber</w:t>
      </w:r>
      <w:proofErr w:type="spellEnd"/>
      <w:r>
        <w:rPr>
          <w:sz w:val="16"/>
        </w:rPr>
        <w:t xml:space="preserve">, J. </w:t>
      </w:r>
      <w:r>
        <w:rPr>
          <w:spacing w:val="-3"/>
          <w:sz w:val="16"/>
        </w:rPr>
        <w:t xml:space="preserve">Barr, </w:t>
      </w:r>
      <w:r>
        <w:rPr>
          <w:spacing w:val="-6"/>
          <w:sz w:val="16"/>
        </w:rPr>
        <w:t xml:space="preserve">T. </w:t>
      </w:r>
      <w:r>
        <w:rPr>
          <w:sz w:val="16"/>
        </w:rPr>
        <w:t xml:space="preserve">Clear, R. </w:t>
      </w:r>
      <w:proofErr w:type="spellStart"/>
      <w:r>
        <w:rPr>
          <w:sz w:val="16"/>
        </w:rPr>
        <w:t>Davoli</w:t>
      </w:r>
      <w:proofErr w:type="spellEnd"/>
      <w:r>
        <w:rPr>
          <w:sz w:val="16"/>
        </w:rPr>
        <w:t xml:space="preserve">, S. Mann, E. </w:t>
      </w:r>
      <w:proofErr w:type="spellStart"/>
      <w:r>
        <w:rPr>
          <w:sz w:val="16"/>
        </w:rPr>
        <w:t>Patit</w:t>
      </w:r>
      <w:proofErr w:type="spellEnd"/>
      <w:r>
        <w:rPr>
          <w:sz w:val="16"/>
        </w:rPr>
        <w:t xml:space="preserve">- </w:t>
      </w:r>
      <w:proofErr w:type="spellStart"/>
      <w:r>
        <w:rPr>
          <w:sz w:val="16"/>
        </w:rPr>
        <w:t>sas</w:t>
      </w:r>
      <w:proofErr w:type="spellEnd"/>
      <w:r>
        <w:rPr>
          <w:sz w:val="16"/>
        </w:rPr>
        <w:t xml:space="preserve">, and S. </w:t>
      </w:r>
      <w:proofErr w:type="spellStart"/>
      <w:r>
        <w:rPr>
          <w:sz w:val="16"/>
        </w:rPr>
        <w:t>Portnoff</w:t>
      </w:r>
      <w:proofErr w:type="spellEnd"/>
      <w:r>
        <w:rPr>
          <w:sz w:val="16"/>
        </w:rPr>
        <w:t xml:space="preserve">, “A framework for enhancing the social good in computing education: a values approach,” </w:t>
      </w:r>
      <w:r>
        <w:rPr>
          <w:i/>
          <w:sz w:val="16"/>
        </w:rPr>
        <w:t>ACM Inroads</w:t>
      </w:r>
      <w:r>
        <w:rPr>
          <w:sz w:val="16"/>
        </w:rPr>
        <w:t>, vol. 4, no. 1, pp. 58–79,</w:t>
      </w:r>
      <w:r>
        <w:rPr>
          <w:spacing w:val="24"/>
          <w:sz w:val="16"/>
        </w:rPr>
        <w:t xml:space="preserve"> </w:t>
      </w:r>
      <w:r>
        <w:rPr>
          <w:sz w:val="16"/>
        </w:rPr>
        <w:t>2013.</w:t>
      </w:r>
    </w:p>
    <w:p w:rsidR="00706B87" w:rsidRDefault="00A82C24">
      <w:pPr>
        <w:pStyle w:val="ListParagraph"/>
        <w:numPr>
          <w:ilvl w:val="0"/>
          <w:numId w:val="1"/>
        </w:numPr>
        <w:tabs>
          <w:tab w:val="left" w:pos="462"/>
        </w:tabs>
        <w:spacing w:before="4"/>
        <w:ind w:right="119" w:hanging="361"/>
        <w:jc w:val="both"/>
        <w:rPr>
          <w:sz w:val="16"/>
        </w:rPr>
      </w:pPr>
      <w:r>
        <w:rPr>
          <w:sz w:val="16"/>
        </w:rPr>
        <w:t xml:space="preserve">H. </w:t>
      </w:r>
      <w:proofErr w:type="spellStart"/>
      <w:r>
        <w:rPr>
          <w:sz w:val="16"/>
        </w:rPr>
        <w:t>Bort</w:t>
      </w:r>
      <w:proofErr w:type="spellEnd"/>
      <w:r>
        <w:rPr>
          <w:sz w:val="16"/>
        </w:rPr>
        <w:t xml:space="preserve">, M. </w:t>
      </w:r>
      <w:proofErr w:type="spellStart"/>
      <w:r>
        <w:rPr>
          <w:sz w:val="16"/>
        </w:rPr>
        <w:t>Czarnik</w:t>
      </w:r>
      <w:proofErr w:type="spellEnd"/>
      <w:r>
        <w:rPr>
          <w:sz w:val="16"/>
        </w:rPr>
        <w:t xml:space="preserve">, and D. </w:t>
      </w:r>
      <w:proofErr w:type="spellStart"/>
      <w:r>
        <w:rPr>
          <w:spacing w:val="-3"/>
          <w:sz w:val="16"/>
        </w:rPr>
        <w:t>Brylow</w:t>
      </w:r>
      <w:proofErr w:type="spellEnd"/>
      <w:r>
        <w:rPr>
          <w:spacing w:val="-3"/>
          <w:sz w:val="16"/>
        </w:rPr>
        <w:t xml:space="preserve">, </w:t>
      </w:r>
      <w:r>
        <w:rPr>
          <w:sz w:val="16"/>
        </w:rPr>
        <w:t xml:space="preserve">“Introducing com- </w:t>
      </w:r>
      <w:proofErr w:type="spellStart"/>
      <w:r>
        <w:rPr>
          <w:sz w:val="16"/>
        </w:rPr>
        <w:t>puting</w:t>
      </w:r>
      <w:proofErr w:type="spellEnd"/>
      <w:r>
        <w:rPr>
          <w:sz w:val="16"/>
        </w:rPr>
        <w:t xml:space="preserve"> concepts to non-majors: A case study in gothic novels,” in </w:t>
      </w:r>
      <w:r>
        <w:rPr>
          <w:i/>
          <w:sz w:val="16"/>
        </w:rPr>
        <w:t>Proceedings of the 46th ACM Technical Symposium on Computer Science Education</w:t>
      </w:r>
      <w:r>
        <w:rPr>
          <w:sz w:val="16"/>
        </w:rPr>
        <w:t>, 2015, pp.</w:t>
      </w:r>
      <w:r>
        <w:rPr>
          <w:spacing w:val="22"/>
          <w:sz w:val="16"/>
        </w:rPr>
        <w:t xml:space="preserve"> </w:t>
      </w:r>
      <w:r>
        <w:rPr>
          <w:sz w:val="16"/>
        </w:rPr>
        <w:t>132–137.</w:t>
      </w:r>
    </w:p>
    <w:p w:rsidR="00706B87" w:rsidRDefault="00A82C24">
      <w:pPr>
        <w:pStyle w:val="ListParagraph"/>
        <w:numPr>
          <w:ilvl w:val="0"/>
          <w:numId w:val="1"/>
        </w:numPr>
        <w:tabs>
          <w:tab w:val="left" w:pos="462"/>
        </w:tabs>
        <w:spacing w:before="4"/>
        <w:ind w:right="117" w:hanging="361"/>
        <w:jc w:val="both"/>
        <w:rPr>
          <w:sz w:val="16"/>
        </w:rPr>
      </w:pPr>
      <w:r>
        <w:rPr>
          <w:spacing w:val="-11"/>
          <w:sz w:val="16"/>
        </w:rPr>
        <w:t xml:space="preserve">P. </w:t>
      </w:r>
      <w:proofErr w:type="spellStart"/>
      <w:r>
        <w:rPr>
          <w:sz w:val="16"/>
        </w:rPr>
        <w:t>Guo</w:t>
      </w:r>
      <w:proofErr w:type="spellEnd"/>
      <w:r>
        <w:rPr>
          <w:sz w:val="16"/>
        </w:rPr>
        <w:t xml:space="preserve">, “Python is now the most popular introductory teaching language at top us universities,” </w:t>
      </w:r>
      <w:r>
        <w:rPr>
          <w:i/>
          <w:sz w:val="16"/>
        </w:rPr>
        <w:t>BLOG@ CACM, July</w:t>
      </w:r>
      <w:r>
        <w:rPr>
          <w:sz w:val="16"/>
        </w:rPr>
        <w:t>,</w:t>
      </w:r>
      <w:r>
        <w:rPr>
          <w:spacing w:val="4"/>
          <w:sz w:val="16"/>
        </w:rPr>
        <w:t xml:space="preserve"> </w:t>
      </w:r>
      <w:r>
        <w:rPr>
          <w:sz w:val="16"/>
        </w:rPr>
        <w:t>2014.</w:t>
      </w:r>
    </w:p>
    <w:p w:rsidR="00706B87" w:rsidRDefault="00A82C24">
      <w:pPr>
        <w:pStyle w:val="ListParagraph"/>
        <w:numPr>
          <w:ilvl w:val="0"/>
          <w:numId w:val="1"/>
        </w:numPr>
        <w:tabs>
          <w:tab w:val="left" w:pos="462"/>
        </w:tabs>
        <w:spacing w:before="4"/>
        <w:ind w:right="117" w:hanging="361"/>
        <w:jc w:val="both"/>
        <w:rPr>
          <w:sz w:val="16"/>
        </w:rPr>
      </w:pPr>
      <w:r>
        <w:rPr>
          <w:sz w:val="16"/>
        </w:rPr>
        <w:t xml:space="preserve">R. </w:t>
      </w:r>
      <w:proofErr w:type="spellStart"/>
      <w:r>
        <w:rPr>
          <w:sz w:val="16"/>
        </w:rPr>
        <w:t>Schutt</w:t>
      </w:r>
      <w:proofErr w:type="spellEnd"/>
      <w:r>
        <w:rPr>
          <w:sz w:val="16"/>
        </w:rPr>
        <w:t xml:space="preserve"> and C. O’Neil, </w:t>
      </w:r>
      <w:r>
        <w:rPr>
          <w:i/>
          <w:sz w:val="16"/>
        </w:rPr>
        <w:t>Doing data science: Straight talk from the frontline</w:t>
      </w:r>
      <w:r>
        <w:rPr>
          <w:sz w:val="16"/>
        </w:rPr>
        <w:t>.    ” O’Reilly Media, Inc.”,</w:t>
      </w:r>
      <w:r>
        <w:rPr>
          <w:spacing w:val="15"/>
          <w:sz w:val="16"/>
        </w:rPr>
        <w:t xml:space="preserve"> </w:t>
      </w:r>
      <w:r>
        <w:rPr>
          <w:sz w:val="16"/>
        </w:rPr>
        <w:t>2013.</w:t>
      </w:r>
    </w:p>
    <w:p w:rsidR="00706B87" w:rsidRDefault="00A82C24">
      <w:pPr>
        <w:pStyle w:val="ListParagraph"/>
        <w:numPr>
          <w:ilvl w:val="0"/>
          <w:numId w:val="1"/>
        </w:numPr>
        <w:tabs>
          <w:tab w:val="left" w:pos="462"/>
        </w:tabs>
        <w:spacing w:before="4"/>
        <w:ind w:right="117" w:hanging="361"/>
        <w:jc w:val="both"/>
        <w:rPr>
          <w:sz w:val="16"/>
        </w:rPr>
      </w:pPr>
      <w:r>
        <w:rPr>
          <w:spacing w:val="-6"/>
          <w:sz w:val="16"/>
        </w:rPr>
        <w:t xml:space="preserve">T. </w:t>
      </w:r>
      <w:r>
        <w:rPr>
          <w:spacing w:val="-8"/>
          <w:sz w:val="16"/>
        </w:rPr>
        <w:t xml:space="preserve">W. </w:t>
      </w:r>
      <w:r>
        <w:rPr>
          <w:sz w:val="16"/>
        </w:rPr>
        <w:t xml:space="preserve">Price and </w:t>
      </w:r>
      <w:r>
        <w:rPr>
          <w:spacing w:val="-6"/>
          <w:sz w:val="16"/>
        </w:rPr>
        <w:t xml:space="preserve">T. </w:t>
      </w:r>
      <w:r>
        <w:rPr>
          <w:sz w:val="16"/>
        </w:rPr>
        <w:t xml:space="preserve">Barnes, “Comparing textual and block interfaces in a novice programming environment,” in </w:t>
      </w:r>
      <w:r>
        <w:rPr>
          <w:i/>
          <w:sz w:val="16"/>
        </w:rPr>
        <w:t xml:space="preserve">Pro- </w:t>
      </w:r>
      <w:proofErr w:type="spellStart"/>
      <w:r>
        <w:rPr>
          <w:i/>
          <w:sz w:val="16"/>
        </w:rPr>
        <w:t>ceedings</w:t>
      </w:r>
      <w:proofErr w:type="spellEnd"/>
      <w:r>
        <w:rPr>
          <w:i/>
          <w:sz w:val="16"/>
        </w:rPr>
        <w:t xml:space="preserve"> of the Eleventh Annual International Conference on International Computing Education Research</w:t>
      </w:r>
      <w:r>
        <w:rPr>
          <w:sz w:val="16"/>
        </w:rPr>
        <w:t xml:space="preserve">, </w:t>
      </w:r>
      <w:r>
        <w:rPr>
          <w:spacing w:val="-3"/>
          <w:sz w:val="16"/>
        </w:rPr>
        <w:t xml:space="preserve">ser. </w:t>
      </w:r>
      <w:r>
        <w:rPr>
          <w:sz w:val="16"/>
        </w:rPr>
        <w:t>ICER ’15, 2015, pp.</w:t>
      </w:r>
      <w:r>
        <w:rPr>
          <w:spacing w:val="7"/>
          <w:sz w:val="16"/>
        </w:rPr>
        <w:t xml:space="preserve"> </w:t>
      </w:r>
      <w:r>
        <w:rPr>
          <w:sz w:val="16"/>
        </w:rPr>
        <w:t>91–99.</w:t>
      </w:r>
    </w:p>
    <w:p w:rsidR="00706B87" w:rsidRDefault="00706B87">
      <w:pPr>
        <w:spacing w:line="180" w:lineRule="exact"/>
        <w:jc w:val="both"/>
        <w:rPr>
          <w:sz w:val="16"/>
        </w:rPr>
        <w:sectPr w:rsidR="00706B87">
          <w:type w:val="continuous"/>
          <w:pgSz w:w="12240" w:h="15840"/>
          <w:pgMar w:top="1340" w:right="1320" w:bottom="280" w:left="1340" w:header="720" w:footer="720" w:gutter="0"/>
          <w:cols w:num="2" w:space="720" w:equalWidth="0">
            <w:col w:w="4661" w:space="139"/>
            <w:col w:w="4780"/>
          </w:cols>
        </w:sectPr>
      </w:pPr>
    </w:p>
    <w:p w:rsidR="00706B87" w:rsidRDefault="00706B87">
      <w:pPr>
        <w:pStyle w:val="BodyText"/>
        <w:spacing w:before="6"/>
        <w:rPr>
          <w:sz w:val="14"/>
        </w:rPr>
      </w:pPr>
    </w:p>
    <w:p w:rsidR="00706B87" w:rsidRDefault="00A82C24">
      <w:pPr>
        <w:pStyle w:val="ListParagraph"/>
        <w:numPr>
          <w:ilvl w:val="0"/>
          <w:numId w:val="1"/>
        </w:numPr>
        <w:tabs>
          <w:tab w:val="left" w:pos="482"/>
        </w:tabs>
        <w:ind w:left="481" w:hanging="361"/>
        <w:jc w:val="both"/>
        <w:rPr>
          <w:sz w:val="16"/>
        </w:rPr>
      </w:pPr>
      <w:r>
        <w:rPr>
          <w:sz w:val="16"/>
        </w:rPr>
        <w:t xml:space="preserve">D. </w:t>
      </w:r>
      <w:proofErr w:type="spellStart"/>
      <w:r>
        <w:rPr>
          <w:spacing w:val="-3"/>
          <w:sz w:val="16"/>
        </w:rPr>
        <w:t>Weintrop</w:t>
      </w:r>
      <w:proofErr w:type="spellEnd"/>
      <w:r>
        <w:rPr>
          <w:spacing w:val="-3"/>
          <w:sz w:val="16"/>
        </w:rPr>
        <w:t xml:space="preserve"> </w:t>
      </w:r>
      <w:r>
        <w:rPr>
          <w:sz w:val="16"/>
        </w:rPr>
        <w:t xml:space="preserve">and U. </w:t>
      </w:r>
      <w:proofErr w:type="spellStart"/>
      <w:r>
        <w:rPr>
          <w:spacing w:val="-3"/>
          <w:sz w:val="16"/>
        </w:rPr>
        <w:t>Wilensky</w:t>
      </w:r>
      <w:proofErr w:type="spellEnd"/>
      <w:r>
        <w:rPr>
          <w:spacing w:val="-3"/>
          <w:sz w:val="16"/>
        </w:rPr>
        <w:t xml:space="preserve">, </w:t>
      </w:r>
      <w:r>
        <w:rPr>
          <w:sz w:val="16"/>
        </w:rPr>
        <w:t xml:space="preserve">“Using commutative as- </w:t>
      </w:r>
      <w:proofErr w:type="spellStart"/>
      <w:r>
        <w:rPr>
          <w:sz w:val="16"/>
        </w:rPr>
        <w:t>sessments</w:t>
      </w:r>
      <w:proofErr w:type="spellEnd"/>
      <w:r>
        <w:rPr>
          <w:sz w:val="16"/>
        </w:rPr>
        <w:t xml:space="preserve"> to compare conceptual understanding in blocks- based and text-based programs,” in </w:t>
      </w:r>
      <w:r>
        <w:rPr>
          <w:i/>
          <w:sz w:val="16"/>
        </w:rPr>
        <w:t>Proceedings of the Eleventh Annual International Conference on International Computing Education Research</w:t>
      </w:r>
      <w:r>
        <w:rPr>
          <w:sz w:val="16"/>
        </w:rPr>
        <w:t>, 2015, pp.</w:t>
      </w:r>
      <w:r>
        <w:rPr>
          <w:spacing w:val="15"/>
          <w:sz w:val="16"/>
        </w:rPr>
        <w:t xml:space="preserve"> </w:t>
      </w:r>
      <w:r>
        <w:rPr>
          <w:sz w:val="16"/>
        </w:rPr>
        <w:t>101–110.</w:t>
      </w:r>
    </w:p>
    <w:p w:rsidR="00706B87" w:rsidRDefault="00A82C24">
      <w:pPr>
        <w:pStyle w:val="ListParagraph"/>
        <w:numPr>
          <w:ilvl w:val="0"/>
          <w:numId w:val="1"/>
        </w:numPr>
        <w:tabs>
          <w:tab w:val="left" w:pos="482"/>
        </w:tabs>
        <w:spacing w:before="6"/>
        <w:ind w:left="481" w:hanging="361"/>
        <w:jc w:val="both"/>
        <w:rPr>
          <w:sz w:val="16"/>
        </w:rPr>
      </w:pPr>
      <w:r>
        <w:rPr>
          <w:sz w:val="16"/>
        </w:rPr>
        <w:t xml:space="preserve">——, </w:t>
      </w:r>
      <w:r>
        <w:rPr>
          <w:spacing w:val="-5"/>
          <w:sz w:val="16"/>
        </w:rPr>
        <w:t xml:space="preserve">“To </w:t>
      </w:r>
      <w:r>
        <w:rPr>
          <w:sz w:val="16"/>
        </w:rPr>
        <w:t xml:space="preserve">block or not to block, that is the question: students’ perceptions of blocks-based programming,” in </w:t>
      </w:r>
      <w:r>
        <w:rPr>
          <w:i/>
          <w:sz w:val="16"/>
        </w:rPr>
        <w:t>Proceedings of the 14th International Conference on Interaction Design and Children</w:t>
      </w:r>
      <w:r>
        <w:rPr>
          <w:sz w:val="16"/>
        </w:rPr>
        <w:t>, 2015, pp.</w:t>
      </w:r>
      <w:r>
        <w:rPr>
          <w:spacing w:val="15"/>
          <w:sz w:val="16"/>
        </w:rPr>
        <w:t xml:space="preserve"> </w:t>
      </w:r>
      <w:r>
        <w:rPr>
          <w:sz w:val="16"/>
        </w:rPr>
        <w:t>199–208.</w:t>
      </w:r>
    </w:p>
    <w:p w:rsidR="00706B87" w:rsidRDefault="00A82C24">
      <w:pPr>
        <w:pStyle w:val="ListParagraph"/>
        <w:numPr>
          <w:ilvl w:val="0"/>
          <w:numId w:val="1"/>
        </w:numPr>
        <w:tabs>
          <w:tab w:val="left" w:pos="482"/>
        </w:tabs>
        <w:spacing w:line="187" w:lineRule="exact"/>
        <w:ind w:left="481" w:hanging="361"/>
        <w:rPr>
          <w:sz w:val="16"/>
        </w:rPr>
      </w:pPr>
      <w:r>
        <w:rPr>
          <w:sz w:val="16"/>
        </w:rPr>
        <w:t xml:space="preserve">M. </w:t>
      </w:r>
      <w:r>
        <w:rPr>
          <w:spacing w:val="-11"/>
          <w:sz w:val="16"/>
        </w:rPr>
        <w:t xml:space="preserve"> </w:t>
      </w:r>
      <w:r>
        <w:rPr>
          <w:sz w:val="16"/>
        </w:rPr>
        <w:t>Resni</w:t>
      </w:r>
      <w:r>
        <w:rPr>
          <w:spacing w:val="-1"/>
          <w:sz w:val="16"/>
        </w:rPr>
        <w:t>c</w:t>
      </w:r>
      <w:r>
        <w:rPr>
          <w:w w:val="99"/>
          <w:sz w:val="16"/>
        </w:rPr>
        <w:t>k</w:t>
      </w:r>
      <w:proofErr w:type="gramStart"/>
      <w:r>
        <w:rPr>
          <w:w w:val="99"/>
          <w:sz w:val="16"/>
        </w:rPr>
        <w:t>,</w:t>
      </w:r>
      <w:r>
        <w:rPr>
          <w:sz w:val="16"/>
        </w:rPr>
        <w:t xml:space="preserve"> </w:t>
      </w:r>
      <w:r>
        <w:rPr>
          <w:spacing w:val="-11"/>
          <w:sz w:val="16"/>
        </w:rPr>
        <w:t xml:space="preserve"> </w:t>
      </w:r>
      <w:r>
        <w:rPr>
          <w:sz w:val="16"/>
        </w:rPr>
        <w:t>J</w:t>
      </w:r>
      <w:proofErr w:type="gramEnd"/>
      <w:r>
        <w:rPr>
          <w:sz w:val="16"/>
        </w:rPr>
        <w:t xml:space="preserve">. </w:t>
      </w:r>
      <w:r>
        <w:rPr>
          <w:spacing w:val="-11"/>
          <w:sz w:val="16"/>
        </w:rPr>
        <w:t xml:space="preserve"> </w:t>
      </w:r>
      <w:r>
        <w:rPr>
          <w:sz w:val="16"/>
        </w:rPr>
        <w:t>Malone</w:t>
      </w:r>
      <w:r>
        <w:rPr>
          <w:spacing w:val="-18"/>
          <w:sz w:val="16"/>
        </w:rPr>
        <w:t>y</w:t>
      </w:r>
      <w:proofErr w:type="gramStart"/>
      <w:r>
        <w:rPr>
          <w:sz w:val="16"/>
        </w:rPr>
        <w:t xml:space="preserve">, </w:t>
      </w:r>
      <w:r>
        <w:rPr>
          <w:spacing w:val="-11"/>
          <w:sz w:val="16"/>
        </w:rPr>
        <w:t xml:space="preserve"> </w:t>
      </w:r>
      <w:r>
        <w:rPr>
          <w:sz w:val="16"/>
        </w:rPr>
        <w:t>A</w:t>
      </w:r>
      <w:proofErr w:type="gramEnd"/>
      <w:r>
        <w:rPr>
          <w:sz w:val="16"/>
        </w:rPr>
        <w:t xml:space="preserve">. </w:t>
      </w:r>
      <w:r>
        <w:rPr>
          <w:spacing w:val="-11"/>
          <w:sz w:val="16"/>
        </w:rPr>
        <w:t xml:space="preserve"> </w:t>
      </w:r>
      <w:r>
        <w:rPr>
          <w:sz w:val="16"/>
        </w:rPr>
        <w:t>Mon</w:t>
      </w:r>
      <w:r>
        <w:rPr>
          <w:spacing w:val="-3"/>
          <w:sz w:val="16"/>
        </w:rPr>
        <w:t>r</w:t>
      </w:r>
      <w:r>
        <w:rPr>
          <w:w w:val="99"/>
          <w:sz w:val="16"/>
        </w:rPr>
        <w:t>oy-</w:t>
      </w:r>
      <w:proofErr w:type="spellStart"/>
      <w:r>
        <w:rPr>
          <w:w w:val="99"/>
          <w:sz w:val="16"/>
        </w:rPr>
        <w:t>Her</w:t>
      </w:r>
      <w:r>
        <w:rPr>
          <w:spacing w:val="-1"/>
          <w:w w:val="99"/>
          <w:sz w:val="16"/>
        </w:rPr>
        <w:t>n</w:t>
      </w:r>
      <w:r>
        <w:rPr>
          <w:spacing w:val="-67"/>
          <w:w w:val="99"/>
          <w:sz w:val="16"/>
        </w:rPr>
        <w:t>a</w:t>
      </w:r>
      <w:r>
        <w:rPr>
          <w:spacing w:val="13"/>
          <w:w w:val="99"/>
          <w:sz w:val="16"/>
        </w:rPr>
        <w:t>´</w:t>
      </w:r>
      <w:r>
        <w:rPr>
          <w:w w:val="99"/>
          <w:sz w:val="16"/>
        </w:rPr>
        <w:t>ndez</w:t>
      </w:r>
      <w:proofErr w:type="spellEnd"/>
      <w:proofErr w:type="gramStart"/>
      <w:r>
        <w:rPr>
          <w:w w:val="99"/>
          <w:sz w:val="16"/>
        </w:rPr>
        <w:t xml:space="preserve">, </w:t>
      </w:r>
      <w:r>
        <w:rPr>
          <w:spacing w:val="-11"/>
          <w:w w:val="99"/>
          <w:sz w:val="16"/>
        </w:rPr>
        <w:t xml:space="preserve"> </w:t>
      </w:r>
      <w:r>
        <w:rPr>
          <w:w w:val="99"/>
          <w:sz w:val="16"/>
        </w:rPr>
        <w:t>N</w:t>
      </w:r>
      <w:proofErr w:type="gramEnd"/>
      <w:r>
        <w:rPr>
          <w:w w:val="99"/>
          <w:sz w:val="16"/>
        </w:rPr>
        <w:t xml:space="preserve">. </w:t>
      </w:r>
      <w:r>
        <w:rPr>
          <w:spacing w:val="-11"/>
          <w:w w:val="99"/>
          <w:sz w:val="16"/>
        </w:rPr>
        <w:t xml:space="preserve"> </w:t>
      </w:r>
      <w:r>
        <w:rPr>
          <w:w w:val="99"/>
          <w:sz w:val="16"/>
        </w:rPr>
        <w:t>Rusk,</w:t>
      </w:r>
    </w:p>
    <w:p w:rsidR="00706B87" w:rsidRDefault="00A82C24">
      <w:pPr>
        <w:spacing w:before="1" w:line="180" w:lineRule="exact"/>
        <w:ind w:left="481"/>
        <w:jc w:val="both"/>
        <w:rPr>
          <w:sz w:val="16"/>
        </w:rPr>
      </w:pPr>
      <w:r>
        <w:rPr>
          <w:sz w:val="16"/>
        </w:rPr>
        <w:t xml:space="preserve">E. </w:t>
      </w:r>
      <w:proofErr w:type="spellStart"/>
      <w:r>
        <w:rPr>
          <w:sz w:val="16"/>
        </w:rPr>
        <w:t>Eastmond</w:t>
      </w:r>
      <w:proofErr w:type="spellEnd"/>
      <w:r>
        <w:rPr>
          <w:sz w:val="16"/>
        </w:rPr>
        <w:t xml:space="preserve">, K. Brennan, A. Millner, E. Rosenbaum, J. </w:t>
      </w:r>
      <w:proofErr w:type="spellStart"/>
      <w:r>
        <w:rPr>
          <w:sz w:val="16"/>
        </w:rPr>
        <w:t>Sil</w:t>
      </w:r>
      <w:proofErr w:type="spellEnd"/>
      <w:r>
        <w:rPr>
          <w:sz w:val="16"/>
        </w:rPr>
        <w:t xml:space="preserve">- </w:t>
      </w:r>
      <w:proofErr w:type="spellStart"/>
      <w:r>
        <w:rPr>
          <w:sz w:val="16"/>
        </w:rPr>
        <w:t>ver</w:t>
      </w:r>
      <w:proofErr w:type="spellEnd"/>
      <w:r>
        <w:rPr>
          <w:sz w:val="16"/>
        </w:rPr>
        <w:t xml:space="preserve">, B. Silverman </w:t>
      </w:r>
      <w:r>
        <w:rPr>
          <w:i/>
          <w:sz w:val="16"/>
        </w:rPr>
        <w:t>et al.</w:t>
      </w:r>
      <w:r>
        <w:rPr>
          <w:sz w:val="16"/>
        </w:rPr>
        <w:t xml:space="preserve">, “Scratch: programming for all,” </w:t>
      </w:r>
      <w:r>
        <w:rPr>
          <w:i/>
          <w:sz w:val="16"/>
        </w:rPr>
        <w:t>Communications of the ACM</w:t>
      </w:r>
      <w:r>
        <w:rPr>
          <w:sz w:val="16"/>
        </w:rPr>
        <w:t>, vol. 52, no. 11, pp. 60–67, 2009.</w:t>
      </w:r>
    </w:p>
    <w:p w:rsidR="00706B87" w:rsidRDefault="00A82C24">
      <w:pPr>
        <w:pStyle w:val="ListParagraph"/>
        <w:numPr>
          <w:ilvl w:val="0"/>
          <w:numId w:val="1"/>
        </w:numPr>
        <w:tabs>
          <w:tab w:val="left" w:pos="482"/>
        </w:tabs>
        <w:spacing w:before="7"/>
        <w:ind w:left="481" w:hanging="361"/>
        <w:jc w:val="both"/>
        <w:rPr>
          <w:sz w:val="16"/>
        </w:rPr>
      </w:pPr>
      <w:r>
        <w:rPr>
          <w:sz w:val="16"/>
        </w:rPr>
        <w:t>J. D. Hellmann, “</w:t>
      </w:r>
      <w:proofErr w:type="spellStart"/>
      <w:r>
        <w:rPr>
          <w:sz w:val="16"/>
        </w:rPr>
        <w:t>Datasnap</w:t>
      </w:r>
      <w:proofErr w:type="spellEnd"/>
      <w:r>
        <w:rPr>
          <w:sz w:val="16"/>
        </w:rPr>
        <w:t xml:space="preserve">: Enabling domain experts and introductory programmers to process big data in a block- based programming language,” Master’s thesis, Virginia </w:t>
      </w:r>
      <w:r>
        <w:rPr>
          <w:spacing w:val="-3"/>
          <w:sz w:val="16"/>
        </w:rPr>
        <w:t>Tech,</w:t>
      </w:r>
      <w:r>
        <w:rPr>
          <w:spacing w:val="4"/>
          <w:sz w:val="16"/>
        </w:rPr>
        <w:t xml:space="preserve"> </w:t>
      </w:r>
      <w:r>
        <w:rPr>
          <w:sz w:val="16"/>
        </w:rPr>
        <w:t>2015.</w:t>
      </w:r>
    </w:p>
    <w:p w:rsidR="00706B87" w:rsidRDefault="00A82C24">
      <w:pPr>
        <w:pStyle w:val="ListParagraph"/>
        <w:numPr>
          <w:ilvl w:val="0"/>
          <w:numId w:val="1"/>
        </w:numPr>
        <w:tabs>
          <w:tab w:val="left" w:pos="482"/>
        </w:tabs>
        <w:spacing w:before="7"/>
        <w:ind w:left="481" w:hanging="361"/>
        <w:jc w:val="both"/>
        <w:rPr>
          <w:sz w:val="16"/>
        </w:rPr>
      </w:pPr>
      <w:r>
        <w:rPr>
          <w:sz w:val="16"/>
        </w:rPr>
        <w:t>B.</w:t>
      </w:r>
      <w:r>
        <w:rPr>
          <w:spacing w:val="13"/>
          <w:sz w:val="16"/>
        </w:rPr>
        <w:t xml:space="preserve"> </w:t>
      </w:r>
      <w:proofErr w:type="spellStart"/>
      <w:r>
        <w:rPr>
          <w:sz w:val="16"/>
        </w:rPr>
        <w:t>B</w:t>
      </w:r>
      <w:r>
        <w:rPr>
          <w:spacing w:val="-3"/>
          <w:sz w:val="16"/>
        </w:rPr>
        <w:t>r</w:t>
      </w:r>
      <w:r>
        <w:rPr>
          <w:sz w:val="16"/>
        </w:rPr>
        <w:t>oll</w:t>
      </w:r>
      <w:proofErr w:type="spellEnd"/>
      <w:r>
        <w:rPr>
          <w:sz w:val="16"/>
        </w:rPr>
        <w:t>,</w:t>
      </w:r>
      <w:r>
        <w:rPr>
          <w:spacing w:val="13"/>
          <w:sz w:val="16"/>
        </w:rPr>
        <w:t xml:space="preserve"> </w:t>
      </w:r>
      <w:r>
        <w:rPr>
          <w:spacing w:val="-21"/>
          <w:sz w:val="16"/>
        </w:rPr>
        <w:t>P</w:t>
      </w:r>
      <w:r>
        <w:rPr>
          <w:sz w:val="16"/>
        </w:rPr>
        <w:t>.</w:t>
      </w:r>
      <w:r>
        <w:rPr>
          <w:spacing w:val="13"/>
          <w:sz w:val="16"/>
        </w:rPr>
        <w:t xml:space="preserve"> </w:t>
      </w:r>
      <w:r>
        <w:rPr>
          <w:spacing w:val="-1"/>
          <w:w w:val="99"/>
          <w:sz w:val="16"/>
        </w:rPr>
        <w:t>V</w:t>
      </w:r>
      <w:r>
        <w:rPr>
          <w:spacing w:val="-71"/>
          <w:sz w:val="16"/>
        </w:rPr>
        <w:t>o</w:t>
      </w:r>
      <w:r>
        <w:rPr>
          <w:w w:val="99"/>
          <w:sz w:val="16"/>
        </w:rPr>
        <w:t>¨</w:t>
      </w:r>
      <w:r>
        <w:rPr>
          <w:spacing w:val="-23"/>
          <w:w w:val="99"/>
          <w:sz w:val="16"/>
        </w:rPr>
        <w:t xml:space="preserve"> </w:t>
      </w:r>
      <w:proofErr w:type="spellStart"/>
      <w:r>
        <w:rPr>
          <w:w w:val="99"/>
          <w:sz w:val="16"/>
        </w:rPr>
        <w:t>lgyesi</w:t>
      </w:r>
      <w:proofErr w:type="spellEnd"/>
      <w:r>
        <w:rPr>
          <w:w w:val="99"/>
          <w:sz w:val="16"/>
        </w:rPr>
        <w:t>,</w:t>
      </w:r>
      <w:r>
        <w:rPr>
          <w:spacing w:val="13"/>
          <w:w w:val="99"/>
          <w:sz w:val="16"/>
        </w:rPr>
        <w:t xml:space="preserve"> </w:t>
      </w:r>
      <w:r>
        <w:rPr>
          <w:w w:val="99"/>
          <w:sz w:val="16"/>
        </w:rPr>
        <w:t>J.</w:t>
      </w:r>
      <w:r>
        <w:rPr>
          <w:spacing w:val="13"/>
          <w:w w:val="99"/>
          <w:sz w:val="16"/>
        </w:rPr>
        <w:t xml:space="preserve"> </w:t>
      </w:r>
      <w:proofErr w:type="spellStart"/>
      <w:r>
        <w:rPr>
          <w:w w:val="99"/>
          <w:sz w:val="16"/>
        </w:rPr>
        <w:t>Sallai</w:t>
      </w:r>
      <w:proofErr w:type="spellEnd"/>
      <w:r>
        <w:rPr>
          <w:w w:val="99"/>
          <w:sz w:val="16"/>
        </w:rPr>
        <w:t>,</w:t>
      </w:r>
      <w:r>
        <w:rPr>
          <w:spacing w:val="13"/>
          <w:w w:val="99"/>
          <w:sz w:val="16"/>
        </w:rPr>
        <w:t xml:space="preserve"> </w:t>
      </w:r>
      <w:r>
        <w:rPr>
          <w:sz w:val="16"/>
        </w:rPr>
        <w:t>and</w:t>
      </w:r>
      <w:r>
        <w:rPr>
          <w:spacing w:val="13"/>
          <w:sz w:val="16"/>
        </w:rPr>
        <w:t xml:space="preserve"> </w:t>
      </w:r>
      <w:r>
        <w:rPr>
          <w:sz w:val="16"/>
        </w:rPr>
        <w:t>A.</w:t>
      </w:r>
      <w:r>
        <w:rPr>
          <w:spacing w:val="13"/>
          <w:sz w:val="16"/>
        </w:rPr>
        <w:t xml:space="preserve"> </w:t>
      </w:r>
      <w:proofErr w:type="spellStart"/>
      <w:r>
        <w:rPr>
          <w:sz w:val="16"/>
        </w:rPr>
        <w:t>L</w:t>
      </w:r>
      <w:r>
        <w:rPr>
          <w:spacing w:val="-65"/>
          <w:w w:val="99"/>
          <w:sz w:val="16"/>
        </w:rPr>
        <w:t>e</w:t>
      </w:r>
      <w:r>
        <w:rPr>
          <w:spacing w:val="11"/>
          <w:w w:val="99"/>
          <w:sz w:val="16"/>
        </w:rPr>
        <w:t>´</w:t>
      </w:r>
      <w:r>
        <w:rPr>
          <w:sz w:val="16"/>
        </w:rPr>
        <w:t>deczi</w:t>
      </w:r>
      <w:proofErr w:type="spellEnd"/>
      <w:r>
        <w:rPr>
          <w:sz w:val="16"/>
        </w:rPr>
        <w:t>,</w:t>
      </w:r>
      <w:r>
        <w:rPr>
          <w:spacing w:val="13"/>
          <w:sz w:val="16"/>
        </w:rPr>
        <w:t xml:space="preserve"> </w:t>
      </w:r>
      <w:r>
        <w:rPr>
          <w:sz w:val="16"/>
        </w:rPr>
        <w:t>“</w:t>
      </w:r>
      <w:proofErr w:type="spellStart"/>
      <w:r>
        <w:rPr>
          <w:sz w:val="16"/>
        </w:rPr>
        <w:t>Netsblox</w:t>
      </w:r>
      <w:proofErr w:type="spellEnd"/>
      <w:r>
        <w:rPr>
          <w:sz w:val="16"/>
        </w:rPr>
        <w:t>:</w:t>
      </w:r>
      <w:r>
        <w:rPr>
          <w:spacing w:val="13"/>
          <w:sz w:val="16"/>
        </w:rPr>
        <w:t xml:space="preserve"> </w:t>
      </w:r>
      <w:r>
        <w:rPr>
          <w:sz w:val="16"/>
        </w:rPr>
        <w:t>a visual language and web-based environment for teaching distributed programming,”</w:t>
      </w:r>
      <w:r>
        <w:rPr>
          <w:spacing w:val="5"/>
          <w:sz w:val="16"/>
        </w:rPr>
        <w:t xml:space="preserve"> </w:t>
      </w:r>
      <w:r>
        <w:rPr>
          <w:sz w:val="16"/>
        </w:rPr>
        <w:t>2016.</w:t>
      </w:r>
    </w:p>
    <w:p w:rsidR="00706B87" w:rsidRDefault="00A82C24">
      <w:pPr>
        <w:pStyle w:val="ListParagraph"/>
        <w:numPr>
          <w:ilvl w:val="0"/>
          <w:numId w:val="1"/>
        </w:numPr>
        <w:tabs>
          <w:tab w:val="left" w:pos="482"/>
        </w:tabs>
        <w:spacing w:before="7"/>
        <w:ind w:left="481" w:hanging="361"/>
        <w:jc w:val="both"/>
        <w:rPr>
          <w:sz w:val="16"/>
        </w:rPr>
      </w:pPr>
      <w:r>
        <w:rPr>
          <w:sz w:val="16"/>
        </w:rPr>
        <w:t>A.</w:t>
      </w:r>
      <w:r>
        <w:rPr>
          <w:spacing w:val="-6"/>
          <w:sz w:val="16"/>
        </w:rPr>
        <w:t xml:space="preserve"> </w:t>
      </w:r>
      <w:r>
        <w:rPr>
          <w:sz w:val="16"/>
        </w:rPr>
        <w:t>Feng,</w:t>
      </w:r>
      <w:r>
        <w:rPr>
          <w:spacing w:val="-6"/>
          <w:sz w:val="16"/>
        </w:rPr>
        <w:t xml:space="preserve"> </w:t>
      </w:r>
      <w:r>
        <w:rPr>
          <w:sz w:val="16"/>
        </w:rPr>
        <w:t>E.</w:t>
      </w:r>
      <w:r>
        <w:rPr>
          <w:spacing w:val="-6"/>
          <w:sz w:val="16"/>
        </w:rPr>
        <w:t xml:space="preserve"> </w:t>
      </w:r>
      <w:r>
        <w:rPr>
          <w:sz w:val="16"/>
        </w:rPr>
        <w:t>Tilevich,</w:t>
      </w:r>
      <w:r>
        <w:rPr>
          <w:spacing w:val="-6"/>
          <w:sz w:val="16"/>
        </w:rPr>
        <w:t xml:space="preserve"> </w:t>
      </w:r>
      <w:r>
        <w:rPr>
          <w:sz w:val="16"/>
        </w:rPr>
        <w:t>and</w:t>
      </w:r>
      <w:r>
        <w:rPr>
          <w:spacing w:val="-6"/>
          <w:sz w:val="16"/>
        </w:rPr>
        <w:t xml:space="preserve"> </w:t>
      </w:r>
      <w:r>
        <w:rPr>
          <w:spacing w:val="-3"/>
          <w:sz w:val="16"/>
        </w:rPr>
        <w:t>W.-c.</w:t>
      </w:r>
      <w:r>
        <w:rPr>
          <w:spacing w:val="-6"/>
          <w:sz w:val="16"/>
        </w:rPr>
        <w:t xml:space="preserve"> </w:t>
      </w:r>
      <w:r>
        <w:rPr>
          <w:sz w:val="16"/>
        </w:rPr>
        <w:t>Feng,</w:t>
      </w:r>
      <w:r>
        <w:rPr>
          <w:spacing w:val="-6"/>
          <w:sz w:val="16"/>
        </w:rPr>
        <w:t xml:space="preserve"> </w:t>
      </w:r>
      <w:r>
        <w:rPr>
          <w:sz w:val="16"/>
        </w:rPr>
        <w:t>“Block-based</w:t>
      </w:r>
      <w:r>
        <w:rPr>
          <w:spacing w:val="-6"/>
          <w:sz w:val="16"/>
        </w:rPr>
        <w:t xml:space="preserve"> </w:t>
      </w:r>
      <w:r>
        <w:rPr>
          <w:sz w:val="16"/>
        </w:rPr>
        <w:t xml:space="preserve">program- </w:t>
      </w:r>
      <w:proofErr w:type="spellStart"/>
      <w:r>
        <w:rPr>
          <w:sz w:val="16"/>
        </w:rPr>
        <w:t>ming</w:t>
      </w:r>
      <w:proofErr w:type="spellEnd"/>
      <w:r>
        <w:rPr>
          <w:sz w:val="16"/>
        </w:rPr>
        <w:t xml:space="preserve"> abstractions for explicit parallel computing,” in</w:t>
      </w:r>
      <w:r>
        <w:rPr>
          <w:spacing w:val="-8"/>
          <w:sz w:val="16"/>
        </w:rPr>
        <w:t xml:space="preserve"> </w:t>
      </w:r>
      <w:r>
        <w:rPr>
          <w:i/>
          <w:sz w:val="16"/>
        </w:rPr>
        <w:t>Blocks and Beyond Workshop (Blocks and Beyond), 2015 IEEE</w:t>
      </w:r>
      <w:r>
        <w:rPr>
          <w:sz w:val="16"/>
        </w:rPr>
        <w:t>. IEEE, 2015, pp.</w:t>
      </w:r>
      <w:r>
        <w:rPr>
          <w:spacing w:val="7"/>
          <w:sz w:val="16"/>
        </w:rPr>
        <w:t xml:space="preserve"> </w:t>
      </w:r>
      <w:r>
        <w:rPr>
          <w:sz w:val="16"/>
        </w:rPr>
        <w:t>71–75.</w:t>
      </w:r>
    </w:p>
    <w:p w:rsidR="00706B87" w:rsidRDefault="00A82C24">
      <w:pPr>
        <w:pStyle w:val="ListParagraph"/>
        <w:numPr>
          <w:ilvl w:val="0"/>
          <w:numId w:val="1"/>
        </w:numPr>
        <w:tabs>
          <w:tab w:val="left" w:pos="482"/>
        </w:tabs>
        <w:spacing w:before="7"/>
        <w:ind w:left="481" w:hanging="361"/>
        <w:jc w:val="both"/>
        <w:rPr>
          <w:sz w:val="16"/>
        </w:rPr>
      </w:pPr>
      <w:r>
        <w:rPr>
          <w:spacing w:val="-18"/>
          <w:w w:val="99"/>
          <w:sz w:val="16"/>
        </w:rPr>
        <w:t>Y</w:t>
      </w:r>
      <w:r>
        <w:rPr>
          <w:w w:val="99"/>
          <w:sz w:val="16"/>
        </w:rPr>
        <w:t>.</w:t>
      </w:r>
      <w:r>
        <w:rPr>
          <w:spacing w:val="18"/>
          <w:w w:val="99"/>
          <w:sz w:val="16"/>
        </w:rPr>
        <w:t xml:space="preserve"> </w:t>
      </w:r>
      <w:r>
        <w:rPr>
          <w:w w:val="99"/>
          <w:sz w:val="16"/>
        </w:rPr>
        <w:t>Ohshima,</w:t>
      </w:r>
      <w:r>
        <w:rPr>
          <w:spacing w:val="18"/>
          <w:w w:val="99"/>
          <w:sz w:val="16"/>
        </w:rPr>
        <w:t xml:space="preserve"> </w:t>
      </w:r>
      <w:r>
        <w:rPr>
          <w:w w:val="99"/>
          <w:sz w:val="16"/>
        </w:rPr>
        <w:t>J.</w:t>
      </w:r>
      <w:r>
        <w:rPr>
          <w:spacing w:val="18"/>
          <w:w w:val="99"/>
          <w:sz w:val="16"/>
        </w:rPr>
        <w:t xml:space="preserve"> </w:t>
      </w:r>
      <w:r>
        <w:rPr>
          <w:spacing w:val="-1"/>
          <w:sz w:val="16"/>
        </w:rPr>
        <w:t>M</w:t>
      </w:r>
      <w:r>
        <w:rPr>
          <w:spacing w:val="-71"/>
          <w:sz w:val="16"/>
        </w:rPr>
        <w:t>o</w:t>
      </w:r>
      <w:r>
        <w:rPr>
          <w:w w:val="99"/>
          <w:sz w:val="16"/>
        </w:rPr>
        <w:t>¨</w:t>
      </w:r>
      <w:r>
        <w:rPr>
          <w:spacing w:val="-23"/>
          <w:w w:val="99"/>
          <w:sz w:val="16"/>
        </w:rPr>
        <w:t xml:space="preserve"> </w:t>
      </w:r>
      <w:proofErr w:type="spellStart"/>
      <w:r>
        <w:rPr>
          <w:w w:val="99"/>
          <w:sz w:val="16"/>
        </w:rPr>
        <w:t>nig</w:t>
      </w:r>
      <w:proofErr w:type="spellEnd"/>
      <w:r>
        <w:rPr>
          <w:w w:val="99"/>
          <w:sz w:val="16"/>
        </w:rPr>
        <w:t>,</w:t>
      </w:r>
      <w:r>
        <w:rPr>
          <w:spacing w:val="18"/>
          <w:w w:val="99"/>
          <w:sz w:val="16"/>
        </w:rPr>
        <w:t xml:space="preserve"> </w:t>
      </w:r>
      <w:r>
        <w:rPr>
          <w:sz w:val="16"/>
        </w:rPr>
        <w:t>and</w:t>
      </w:r>
      <w:r>
        <w:rPr>
          <w:spacing w:val="18"/>
          <w:sz w:val="16"/>
        </w:rPr>
        <w:t xml:space="preserve"> </w:t>
      </w:r>
      <w:r>
        <w:rPr>
          <w:sz w:val="16"/>
        </w:rPr>
        <w:t>J.</w:t>
      </w:r>
      <w:r>
        <w:rPr>
          <w:spacing w:val="18"/>
          <w:sz w:val="16"/>
        </w:rPr>
        <w:t xml:space="preserve"> </w:t>
      </w:r>
      <w:r>
        <w:rPr>
          <w:sz w:val="16"/>
        </w:rPr>
        <w:t>Malone</w:t>
      </w:r>
      <w:r>
        <w:rPr>
          <w:spacing w:val="-18"/>
          <w:sz w:val="16"/>
        </w:rPr>
        <w:t>y</w:t>
      </w:r>
      <w:r>
        <w:rPr>
          <w:sz w:val="16"/>
        </w:rPr>
        <w:t>,</w:t>
      </w:r>
      <w:r>
        <w:rPr>
          <w:spacing w:val="18"/>
          <w:sz w:val="16"/>
        </w:rPr>
        <w:t xml:space="preserve"> </w:t>
      </w:r>
      <w:r>
        <w:rPr>
          <w:sz w:val="16"/>
        </w:rPr>
        <w:t>“A</w:t>
      </w:r>
      <w:r>
        <w:rPr>
          <w:spacing w:val="18"/>
          <w:sz w:val="16"/>
        </w:rPr>
        <w:t xml:space="preserve"> </w:t>
      </w:r>
      <w:r>
        <w:rPr>
          <w:sz w:val="16"/>
        </w:rPr>
        <w:t>module</w:t>
      </w:r>
      <w:r>
        <w:rPr>
          <w:spacing w:val="18"/>
          <w:sz w:val="16"/>
        </w:rPr>
        <w:t xml:space="preserve"> </w:t>
      </w:r>
      <w:r>
        <w:rPr>
          <w:sz w:val="16"/>
        </w:rPr>
        <w:t xml:space="preserve">system for a general-purpose blocks language,” in </w:t>
      </w:r>
      <w:r>
        <w:rPr>
          <w:i/>
          <w:sz w:val="16"/>
        </w:rPr>
        <w:t>Blocks and Be- yond Workshop, 2015 IEEE</w:t>
      </w:r>
      <w:r>
        <w:rPr>
          <w:sz w:val="16"/>
        </w:rPr>
        <w:t>, Oct 2015, pp.</w:t>
      </w:r>
      <w:r>
        <w:rPr>
          <w:spacing w:val="23"/>
          <w:sz w:val="16"/>
        </w:rPr>
        <w:t xml:space="preserve"> </w:t>
      </w:r>
      <w:r>
        <w:rPr>
          <w:sz w:val="16"/>
        </w:rPr>
        <w:t>39–44.</w:t>
      </w:r>
    </w:p>
    <w:p w:rsidR="00706B87" w:rsidRDefault="00A82C24">
      <w:pPr>
        <w:pStyle w:val="ListParagraph"/>
        <w:numPr>
          <w:ilvl w:val="0"/>
          <w:numId w:val="1"/>
        </w:numPr>
        <w:tabs>
          <w:tab w:val="left" w:pos="482"/>
        </w:tabs>
        <w:spacing w:before="7"/>
        <w:ind w:left="481" w:hanging="361"/>
        <w:jc w:val="both"/>
        <w:rPr>
          <w:sz w:val="16"/>
        </w:rPr>
      </w:pPr>
      <w:r>
        <w:rPr>
          <w:sz w:val="16"/>
        </w:rPr>
        <w:t xml:space="preserve">D.  </w:t>
      </w:r>
      <w:proofErr w:type="spellStart"/>
      <w:r>
        <w:rPr>
          <w:sz w:val="16"/>
        </w:rPr>
        <w:t>Bau</w:t>
      </w:r>
      <w:proofErr w:type="spellEnd"/>
      <w:proofErr w:type="gramStart"/>
      <w:r>
        <w:rPr>
          <w:sz w:val="16"/>
        </w:rPr>
        <w:t>,  M</w:t>
      </w:r>
      <w:proofErr w:type="gramEnd"/>
      <w:r>
        <w:rPr>
          <w:sz w:val="16"/>
        </w:rPr>
        <w:t>.  Dawson</w:t>
      </w:r>
      <w:proofErr w:type="gramStart"/>
      <w:r>
        <w:rPr>
          <w:sz w:val="16"/>
        </w:rPr>
        <w:t>,  and</w:t>
      </w:r>
      <w:proofErr w:type="gramEnd"/>
      <w:r>
        <w:rPr>
          <w:sz w:val="16"/>
        </w:rPr>
        <w:t xml:space="preserve">  A.  </w:t>
      </w:r>
      <w:proofErr w:type="spellStart"/>
      <w:r>
        <w:rPr>
          <w:sz w:val="16"/>
        </w:rPr>
        <w:t>Bau</w:t>
      </w:r>
      <w:proofErr w:type="spellEnd"/>
      <w:r>
        <w:rPr>
          <w:sz w:val="16"/>
        </w:rPr>
        <w:t xml:space="preserve">,  “Using  pencil  code  to bridge the gap between visual and text-based coding (abstract only),” in </w:t>
      </w:r>
      <w:r>
        <w:rPr>
          <w:i/>
          <w:sz w:val="16"/>
        </w:rPr>
        <w:t>Proceedings of the 46th ACM Technical Symposium on Computer Science Education</w:t>
      </w:r>
      <w:r>
        <w:rPr>
          <w:sz w:val="16"/>
        </w:rPr>
        <w:t xml:space="preserve">, </w:t>
      </w:r>
      <w:r>
        <w:rPr>
          <w:spacing w:val="-3"/>
          <w:sz w:val="16"/>
        </w:rPr>
        <w:t xml:space="preserve">ser. </w:t>
      </w:r>
      <w:r>
        <w:rPr>
          <w:sz w:val="16"/>
        </w:rPr>
        <w:t>SIGCSE ’15, 2015, pp.</w:t>
      </w:r>
      <w:r>
        <w:rPr>
          <w:spacing w:val="7"/>
          <w:sz w:val="16"/>
        </w:rPr>
        <w:t xml:space="preserve"> </w:t>
      </w:r>
      <w:r>
        <w:rPr>
          <w:sz w:val="16"/>
        </w:rPr>
        <w:t>706–706.</w:t>
      </w:r>
    </w:p>
    <w:p w:rsidR="00706B87" w:rsidRDefault="00A82C24">
      <w:pPr>
        <w:pStyle w:val="ListParagraph"/>
        <w:numPr>
          <w:ilvl w:val="0"/>
          <w:numId w:val="1"/>
        </w:numPr>
        <w:tabs>
          <w:tab w:val="left" w:pos="482"/>
        </w:tabs>
        <w:spacing w:before="7"/>
        <w:ind w:left="481" w:hanging="361"/>
        <w:jc w:val="both"/>
        <w:rPr>
          <w:sz w:val="16"/>
        </w:rPr>
      </w:pPr>
      <w:r>
        <w:rPr>
          <w:sz w:val="16"/>
        </w:rPr>
        <w:t xml:space="preserve">A. </w:t>
      </w:r>
      <w:proofErr w:type="spellStart"/>
      <w:r>
        <w:rPr>
          <w:sz w:val="16"/>
        </w:rPr>
        <w:t>Altadmri</w:t>
      </w:r>
      <w:proofErr w:type="spellEnd"/>
      <w:r>
        <w:rPr>
          <w:sz w:val="16"/>
        </w:rPr>
        <w:t xml:space="preserve"> and N. C. Brown, “Building on blocks: Getting started</w:t>
      </w:r>
      <w:r>
        <w:rPr>
          <w:spacing w:val="-5"/>
          <w:sz w:val="16"/>
        </w:rPr>
        <w:t xml:space="preserve"> </w:t>
      </w:r>
      <w:r>
        <w:rPr>
          <w:sz w:val="16"/>
        </w:rPr>
        <w:t>with</w:t>
      </w:r>
      <w:r>
        <w:rPr>
          <w:spacing w:val="-5"/>
          <w:sz w:val="16"/>
        </w:rPr>
        <w:t xml:space="preserve"> </w:t>
      </w:r>
      <w:r>
        <w:rPr>
          <w:sz w:val="16"/>
        </w:rPr>
        <w:t>frames</w:t>
      </w:r>
      <w:r>
        <w:rPr>
          <w:spacing w:val="-5"/>
          <w:sz w:val="16"/>
        </w:rPr>
        <w:t xml:space="preserve"> </w:t>
      </w:r>
      <w:r>
        <w:rPr>
          <w:sz w:val="16"/>
        </w:rPr>
        <w:t>in</w:t>
      </w:r>
      <w:r>
        <w:rPr>
          <w:spacing w:val="-5"/>
          <w:sz w:val="16"/>
        </w:rPr>
        <w:t xml:space="preserve"> </w:t>
      </w:r>
      <w:proofErr w:type="spellStart"/>
      <w:r>
        <w:rPr>
          <w:sz w:val="16"/>
        </w:rPr>
        <w:t>greenfoot</w:t>
      </w:r>
      <w:proofErr w:type="spellEnd"/>
      <w:r>
        <w:rPr>
          <w:spacing w:val="-5"/>
          <w:sz w:val="16"/>
        </w:rPr>
        <w:t xml:space="preserve"> </w:t>
      </w:r>
      <w:r>
        <w:rPr>
          <w:sz w:val="16"/>
        </w:rPr>
        <w:t>3,”</w:t>
      </w:r>
      <w:r>
        <w:rPr>
          <w:spacing w:val="-5"/>
          <w:sz w:val="16"/>
        </w:rPr>
        <w:t xml:space="preserve"> </w:t>
      </w:r>
      <w:r>
        <w:rPr>
          <w:sz w:val="16"/>
        </w:rPr>
        <w:t>in</w:t>
      </w:r>
      <w:r>
        <w:rPr>
          <w:spacing w:val="-5"/>
          <w:sz w:val="16"/>
        </w:rPr>
        <w:t xml:space="preserve"> </w:t>
      </w:r>
      <w:r>
        <w:rPr>
          <w:i/>
          <w:sz w:val="16"/>
        </w:rPr>
        <w:t>Proceedings</w:t>
      </w:r>
      <w:r>
        <w:rPr>
          <w:i/>
          <w:spacing w:val="-5"/>
          <w:sz w:val="16"/>
        </w:rPr>
        <w:t xml:space="preserve"> </w:t>
      </w:r>
      <w:r>
        <w:rPr>
          <w:i/>
          <w:sz w:val="16"/>
        </w:rPr>
        <w:t>of</w:t>
      </w:r>
      <w:r>
        <w:rPr>
          <w:i/>
          <w:spacing w:val="-5"/>
          <w:sz w:val="16"/>
        </w:rPr>
        <w:t xml:space="preserve"> </w:t>
      </w:r>
      <w:r>
        <w:rPr>
          <w:i/>
          <w:sz w:val="16"/>
        </w:rPr>
        <w:t>the</w:t>
      </w:r>
      <w:r>
        <w:rPr>
          <w:i/>
          <w:spacing w:val="-5"/>
          <w:sz w:val="16"/>
        </w:rPr>
        <w:t xml:space="preserve"> </w:t>
      </w:r>
      <w:r>
        <w:rPr>
          <w:i/>
          <w:sz w:val="16"/>
        </w:rPr>
        <w:t>47th ACM Technical Symposium on Computing Science Education</w:t>
      </w:r>
      <w:r>
        <w:rPr>
          <w:sz w:val="16"/>
        </w:rPr>
        <w:t>. ACM, 2016, pp.</w:t>
      </w:r>
      <w:r>
        <w:rPr>
          <w:spacing w:val="12"/>
          <w:sz w:val="16"/>
        </w:rPr>
        <w:t xml:space="preserve"> </w:t>
      </w:r>
      <w:r>
        <w:rPr>
          <w:sz w:val="16"/>
        </w:rPr>
        <w:t>715–715.</w:t>
      </w:r>
    </w:p>
    <w:p w:rsidR="00706B87" w:rsidRDefault="00A82C24">
      <w:pPr>
        <w:pStyle w:val="ListParagraph"/>
        <w:numPr>
          <w:ilvl w:val="0"/>
          <w:numId w:val="1"/>
        </w:numPr>
        <w:tabs>
          <w:tab w:val="left" w:pos="482"/>
        </w:tabs>
        <w:spacing w:before="7"/>
        <w:ind w:left="481" w:hanging="361"/>
        <w:jc w:val="both"/>
        <w:rPr>
          <w:sz w:val="16"/>
        </w:rPr>
      </w:pPr>
      <w:r>
        <w:rPr>
          <w:sz w:val="16"/>
        </w:rPr>
        <w:t xml:space="preserve">S. H. Edwards, D. S. Tilden, and A. </w:t>
      </w:r>
      <w:proofErr w:type="spellStart"/>
      <w:r>
        <w:rPr>
          <w:sz w:val="16"/>
        </w:rPr>
        <w:t>Allevato</w:t>
      </w:r>
      <w:proofErr w:type="spellEnd"/>
      <w:r>
        <w:rPr>
          <w:sz w:val="16"/>
        </w:rPr>
        <w:t>, “</w:t>
      </w:r>
      <w:proofErr w:type="spellStart"/>
      <w:r>
        <w:rPr>
          <w:sz w:val="16"/>
        </w:rPr>
        <w:t>Pythy</w:t>
      </w:r>
      <w:proofErr w:type="spellEnd"/>
      <w:r>
        <w:rPr>
          <w:sz w:val="16"/>
        </w:rPr>
        <w:t xml:space="preserve">: Improving the introductory python programming </w:t>
      </w:r>
      <w:proofErr w:type="spellStart"/>
      <w:r>
        <w:rPr>
          <w:sz w:val="16"/>
        </w:rPr>
        <w:t>experi</w:t>
      </w:r>
      <w:proofErr w:type="spellEnd"/>
      <w:r>
        <w:rPr>
          <w:sz w:val="16"/>
        </w:rPr>
        <w:t xml:space="preserve">- </w:t>
      </w:r>
      <w:proofErr w:type="spellStart"/>
      <w:r>
        <w:rPr>
          <w:sz w:val="16"/>
        </w:rPr>
        <w:t>ence</w:t>
      </w:r>
      <w:proofErr w:type="spellEnd"/>
      <w:r>
        <w:rPr>
          <w:sz w:val="16"/>
        </w:rPr>
        <w:t xml:space="preserve">,” in </w:t>
      </w:r>
      <w:r>
        <w:rPr>
          <w:i/>
          <w:sz w:val="16"/>
        </w:rPr>
        <w:t xml:space="preserve">Proceedings of the 45th ACM Technical </w:t>
      </w:r>
      <w:proofErr w:type="gramStart"/>
      <w:r>
        <w:rPr>
          <w:i/>
          <w:sz w:val="16"/>
        </w:rPr>
        <w:t>Symposium  on</w:t>
      </w:r>
      <w:proofErr w:type="gramEnd"/>
      <w:r>
        <w:rPr>
          <w:i/>
          <w:sz w:val="16"/>
        </w:rPr>
        <w:t xml:space="preserve"> Computer Science Education</w:t>
      </w:r>
      <w:r>
        <w:rPr>
          <w:sz w:val="16"/>
        </w:rPr>
        <w:t>, 2014, pp.</w:t>
      </w:r>
      <w:r>
        <w:rPr>
          <w:spacing w:val="22"/>
          <w:sz w:val="16"/>
        </w:rPr>
        <w:t xml:space="preserve"> </w:t>
      </w:r>
      <w:r>
        <w:rPr>
          <w:sz w:val="16"/>
        </w:rPr>
        <w:t>641–646.</w:t>
      </w:r>
    </w:p>
    <w:p w:rsidR="00706B87" w:rsidRDefault="00A82C24">
      <w:pPr>
        <w:pStyle w:val="ListParagraph"/>
        <w:numPr>
          <w:ilvl w:val="0"/>
          <w:numId w:val="1"/>
        </w:numPr>
        <w:tabs>
          <w:tab w:val="left" w:pos="482"/>
        </w:tabs>
        <w:spacing w:before="7"/>
        <w:ind w:left="481" w:hanging="361"/>
        <w:jc w:val="both"/>
        <w:rPr>
          <w:sz w:val="16"/>
        </w:rPr>
      </w:pPr>
      <w:r>
        <w:rPr>
          <w:spacing w:val="-6"/>
          <w:sz w:val="16"/>
        </w:rPr>
        <w:t xml:space="preserve">T. </w:t>
      </w:r>
      <w:r>
        <w:rPr>
          <w:spacing w:val="-3"/>
          <w:sz w:val="16"/>
        </w:rPr>
        <w:t xml:space="preserve">Tang, </w:t>
      </w:r>
      <w:r>
        <w:rPr>
          <w:sz w:val="16"/>
        </w:rPr>
        <w:t xml:space="preserve">S. </w:t>
      </w:r>
      <w:proofErr w:type="spellStart"/>
      <w:r>
        <w:rPr>
          <w:sz w:val="16"/>
        </w:rPr>
        <w:t>Rixner</w:t>
      </w:r>
      <w:proofErr w:type="spellEnd"/>
      <w:r>
        <w:rPr>
          <w:sz w:val="16"/>
        </w:rPr>
        <w:t xml:space="preserve">, and J. </w:t>
      </w:r>
      <w:r>
        <w:rPr>
          <w:spacing w:val="-3"/>
          <w:sz w:val="16"/>
        </w:rPr>
        <w:t xml:space="preserve">Warren, </w:t>
      </w:r>
      <w:r>
        <w:rPr>
          <w:sz w:val="16"/>
        </w:rPr>
        <w:t>“An environment for learning</w:t>
      </w:r>
      <w:r>
        <w:rPr>
          <w:spacing w:val="-8"/>
          <w:sz w:val="16"/>
        </w:rPr>
        <w:t xml:space="preserve"> </w:t>
      </w:r>
      <w:r>
        <w:rPr>
          <w:sz w:val="16"/>
        </w:rPr>
        <w:t>interactive</w:t>
      </w:r>
      <w:r>
        <w:rPr>
          <w:spacing w:val="-8"/>
          <w:sz w:val="16"/>
        </w:rPr>
        <w:t xml:space="preserve"> </w:t>
      </w:r>
      <w:r>
        <w:rPr>
          <w:sz w:val="16"/>
        </w:rPr>
        <w:t>programming,”</w:t>
      </w:r>
      <w:r>
        <w:rPr>
          <w:spacing w:val="-8"/>
          <w:sz w:val="16"/>
        </w:rPr>
        <w:t xml:space="preserve"> </w:t>
      </w:r>
      <w:r>
        <w:rPr>
          <w:sz w:val="16"/>
        </w:rPr>
        <w:t>in</w:t>
      </w:r>
      <w:r>
        <w:rPr>
          <w:spacing w:val="-8"/>
          <w:sz w:val="16"/>
        </w:rPr>
        <w:t xml:space="preserve"> </w:t>
      </w:r>
      <w:r>
        <w:rPr>
          <w:i/>
          <w:sz w:val="16"/>
        </w:rPr>
        <w:t>Proceedings</w:t>
      </w:r>
      <w:r>
        <w:rPr>
          <w:i/>
          <w:spacing w:val="-8"/>
          <w:sz w:val="16"/>
        </w:rPr>
        <w:t xml:space="preserve"> </w:t>
      </w:r>
      <w:r>
        <w:rPr>
          <w:i/>
          <w:sz w:val="16"/>
        </w:rPr>
        <w:t>of</w:t>
      </w:r>
      <w:r>
        <w:rPr>
          <w:i/>
          <w:spacing w:val="-8"/>
          <w:sz w:val="16"/>
        </w:rPr>
        <w:t xml:space="preserve"> </w:t>
      </w:r>
      <w:r>
        <w:rPr>
          <w:i/>
          <w:sz w:val="16"/>
        </w:rPr>
        <w:t>the</w:t>
      </w:r>
      <w:r>
        <w:rPr>
          <w:i/>
          <w:spacing w:val="-8"/>
          <w:sz w:val="16"/>
        </w:rPr>
        <w:t xml:space="preserve"> </w:t>
      </w:r>
      <w:r>
        <w:rPr>
          <w:i/>
          <w:sz w:val="16"/>
        </w:rPr>
        <w:t>45th ACM</w:t>
      </w:r>
      <w:r>
        <w:rPr>
          <w:i/>
          <w:spacing w:val="-10"/>
          <w:sz w:val="16"/>
        </w:rPr>
        <w:t xml:space="preserve"> </w:t>
      </w:r>
      <w:r>
        <w:rPr>
          <w:i/>
          <w:sz w:val="16"/>
        </w:rPr>
        <w:t>Technical</w:t>
      </w:r>
      <w:r>
        <w:rPr>
          <w:i/>
          <w:spacing w:val="-10"/>
          <w:sz w:val="16"/>
        </w:rPr>
        <w:t xml:space="preserve"> </w:t>
      </w:r>
      <w:r>
        <w:rPr>
          <w:i/>
          <w:sz w:val="16"/>
        </w:rPr>
        <w:t>Symposium</w:t>
      </w:r>
      <w:r>
        <w:rPr>
          <w:i/>
          <w:spacing w:val="-10"/>
          <w:sz w:val="16"/>
        </w:rPr>
        <w:t xml:space="preserve"> </w:t>
      </w:r>
      <w:r>
        <w:rPr>
          <w:i/>
          <w:sz w:val="16"/>
        </w:rPr>
        <w:t>on</w:t>
      </w:r>
      <w:r>
        <w:rPr>
          <w:i/>
          <w:spacing w:val="-10"/>
          <w:sz w:val="16"/>
        </w:rPr>
        <w:t xml:space="preserve"> </w:t>
      </w:r>
      <w:r>
        <w:rPr>
          <w:i/>
          <w:sz w:val="16"/>
        </w:rPr>
        <w:t>Computer</w:t>
      </w:r>
      <w:r>
        <w:rPr>
          <w:i/>
          <w:spacing w:val="-10"/>
          <w:sz w:val="16"/>
        </w:rPr>
        <w:t xml:space="preserve"> </w:t>
      </w:r>
      <w:r>
        <w:rPr>
          <w:i/>
          <w:sz w:val="16"/>
        </w:rPr>
        <w:t>Science</w:t>
      </w:r>
      <w:r>
        <w:rPr>
          <w:i/>
          <w:spacing w:val="-10"/>
          <w:sz w:val="16"/>
        </w:rPr>
        <w:t xml:space="preserve"> </w:t>
      </w:r>
      <w:r>
        <w:rPr>
          <w:i/>
          <w:sz w:val="16"/>
        </w:rPr>
        <w:t>Education</w:t>
      </w:r>
      <w:r>
        <w:rPr>
          <w:sz w:val="16"/>
        </w:rPr>
        <w:t>,</w:t>
      </w:r>
      <w:r>
        <w:rPr>
          <w:spacing w:val="-10"/>
          <w:sz w:val="16"/>
        </w:rPr>
        <w:t xml:space="preserve"> </w:t>
      </w:r>
      <w:r>
        <w:rPr>
          <w:spacing w:val="-3"/>
          <w:sz w:val="16"/>
        </w:rPr>
        <w:t xml:space="preserve">ser. </w:t>
      </w:r>
      <w:r>
        <w:rPr>
          <w:sz w:val="16"/>
        </w:rPr>
        <w:t>SIGCSE ’14, 2014, pp.</w:t>
      </w:r>
      <w:r>
        <w:rPr>
          <w:spacing w:val="15"/>
          <w:sz w:val="16"/>
        </w:rPr>
        <w:t xml:space="preserve"> </w:t>
      </w:r>
      <w:r>
        <w:rPr>
          <w:sz w:val="16"/>
        </w:rPr>
        <w:t>671–676.</w:t>
      </w:r>
    </w:p>
    <w:p w:rsidR="00706B87" w:rsidRDefault="00A82C24">
      <w:pPr>
        <w:pStyle w:val="ListParagraph"/>
        <w:numPr>
          <w:ilvl w:val="0"/>
          <w:numId w:val="1"/>
        </w:numPr>
        <w:tabs>
          <w:tab w:val="left" w:pos="482"/>
        </w:tabs>
        <w:spacing w:before="7"/>
        <w:ind w:left="481" w:hanging="361"/>
        <w:jc w:val="both"/>
        <w:rPr>
          <w:sz w:val="16"/>
        </w:rPr>
      </w:pPr>
      <w:r>
        <w:rPr>
          <w:spacing w:val="-11"/>
          <w:sz w:val="16"/>
        </w:rPr>
        <w:t xml:space="preserve">P. </w:t>
      </w:r>
      <w:r>
        <w:rPr>
          <w:sz w:val="16"/>
        </w:rPr>
        <w:t xml:space="preserve">J. </w:t>
      </w:r>
      <w:proofErr w:type="spellStart"/>
      <w:r>
        <w:rPr>
          <w:sz w:val="16"/>
        </w:rPr>
        <w:t>Guo</w:t>
      </w:r>
      <w:proofErr w:type="spellEnd"/>
      <w:r>
        <w:rPr>
          <w:sz w:val="16"/>
        </w:rPr>
        <w:t xml:space="preserve">, “Online python tutor: Embeddable web-based program visualization for </w:t>
      </w:r>
      <w:proofErr w:type="spellStart"/>
      <w:r>
        <w:rPr>
          <w:sz w:val="16"/>
        </w:rPr>
        <w:t>cs</w:t>
      </w:r>
      <w:proofErr w:type="spellEnd"/>
      <w:r>
        <w:rPr>
          <w:sz w:val="16"/>
        </w:rPr>
        <w:t xml:space="preserve"> education,” in </w:t>
      </w:r>
      <w:r>
        <w:rPr>
          <w:i/>
          <w:sz w:val="16"/>
        </w:rPr>
        <w:t xml:space="preserve">Proceeding of the 44th ACM Technical Symposium on Computer Science </w:t>
      </w:r>
      <w:proofErr w:type="spellStart"/>
      <w:r>
        <w:rPr>
          <w:i/>
          <w:sz w:val="16"/>
        </w:rPr>
        <w:t>Educa</w:t>
      </w:r>
      <w:proofErr w:type="spellEnd"/>
      <w:r>
        <w:rPr>
          <w:i/>
          <w:sz w:val="16"/>
        </w:rPr>
        <w:t xml:space="preserve">- </w:t>
      </w:r>
      <w:proofErr w:type="spellStart"/>
      <w:r>
        <w:rPr>
          <w:i/>
          <w:sz w:val="16"/>
        </w:rPr>
        <w:t>tion</w:t>
      </w:r>
      <w:proofErr w:type="spellEnd"/>
      <w:r>
        <w:rPr>
          <w:sz w:val="16"/>
        </w:rPr>
        <w:t xml:space="preserve">, </w:t>
      </w:r>
      <w:r>
        <w:rPr>
          <w:spacing w:val="-3"/>
          <w:sz w:val="16"/>
        </w:rPr>
        <w:t xml:space="preserve">ser. </w:t>
      </w:r>
      <w:r>
        <w:rPr>
          <w:sz w:val="16"/>
        </w:rPr>
        <w:t>SIGCSE ’13, 2013, pp.</w:t>
      </w:r>
      <w:r>
        <w:rPr>
          <w:spacing w:val="26"/>
          <w:sz w:val="16"/>
        </w:rPr>
        <w:t xml:space="preserve"> </w:t>
      </w:r>
      <w:r>
        <w:rPr>
          <w:sz w:val="16"/>
        </w:rPr>
        <w:t>579–584.</w:t>
      </w:r>
    </w:p>
    <w:p w:rsidR="00706B87" w:rsidRDefault="00A82C24">
      <w:pPr>
        <w:pStyle w:val="ListParagraph"/>
        <w:numPr>
          <w:ilvl w:val="0"/>
          <w:numId w:val="1"/>
        </w:numPr>
        <w:tabs>
          <w:tab w:val="left" w:pos="482"/>
        </w:tabs>
        <w:spacing w:line="191" w:lineRule="exact"/>
        <w:ind w:left="481" w:hanging="361"/>
        <w:rPr>
          <w:sz w:val="16"/>
        </w:rPr>
      </w:pPr>
      <w:r>
        <w:rPr>
          <w:sz w:val="16"/>
        </w:rPr>
        <w:t>S. Graham, “Skulpt,”</w:t>
      </w:r>
      <w:r>
        <w:rPr>
          <w:spacing w:val="11"/>
          <w:sz w:val="16"/>
        </w:rPr>
        <w:t xml:space="preserve"> </w:t>
      </w:r>
      <w:r>
        <w:rPr>
          <w:sz w:val="16"/>
        </w:rPr>
        <w:t>2010.</w:t>
      </w:r>
    </w:p>
    <w:p w:rsidR="00706B87" w:rsidRDefault="00A82C24">
      <w:pPr>
        <w:pStyle w:val="ListParagraph"/>
        <w:numPr>
          <w:ilvl w:val="0"/>
          <w:numId w:val="1"/>
        </w:numPr>
        <w:tabs>
          <w:tab w:val="left" w:pos="482"/>
        </w:tabs>
        <w:spacing w:before="4"/>
        <w:ind w:left="481" w:hanging="361"/>
        <w:jc w:val="both"/>
        <w:rPr>
          <w:sz w:val="16"/>
        </w:rPr>
      </w:pPr>
      <w:r>
        <w:rPr>
          <w:sz w:val="16"/>
        </w:rPr>
        <w:t xml:space="preserve">B. D. Jones, “Motivating students to engage in learning: The MUSIC model of academic motivation,” </w:t>
      </w:r>
      <w:r>
        <w:rPr>
          <w:i/>
          <w:sz w:val="16"/>
        </w:rPr>
        <w:t xml:space="preserve">International Journal of </w:t>
      </w:r>
      <w:r>
        <w:rPr>
          <w:i/>
          <w:spacing w:val="-3"/>
          <w:sz w:val="16"/>
        </w:rPr>
        <w:t xml:space="preserve">Teaching </w:t>
      </w:r>
      <w:r>
        <w:rPr>
          <w:i/>
          <w:sz w:val="16"/>
        </w:rPr>
        <w:t>and Learning in Higher Education</w:t>
      </w:r>
      <w:r>
        <w:rPr>
          <w:sz w:val="16"/>
        </w:rPr>
        <w:t>, vol. 21, no. 2, pp. 272–285,</w:t>
      </w:r>
      <w:r>
        <w:rPr>
          <w:spacing w:val="15"/>
          <w:sz w:val="16"/>
        </w:rPr>
        <w:t xml:space="preserve"> </w:t>
      </w:r>
      <w:r>
        <w:rPr>
          <w:sz w:val="16"/>
        </w:rPr>
        <w:t>2009.</w:t>
      </w:r>
    </w:p>
    <w:p w:rsidR="00706B87" w:rsidRDefault="00A82C24">
      <w:pPr>
        <w:pStyle w:val="ListParagraph"/>
        <w:numPr>
          <w:ilvl w:val="0"/>
          <w:numId w:val="1"/>
        </w:numPr>
        <w:tabs>
          <w:tab w:val="left" w:pos="482"/>
        </w:tabs>
        <w:spacing w:before="7"/>
        <w:ind w:left="481" w:hanging="361"/>
        <w:jc w:val="both"/>
        <w:rPr>
          <w:sz w:val="16"/>
        </w:rPr>
      </w:pPr>
      <w:r>
        <w:rPr>
          <w:sz w:val="16"/>
        </w:rPr>
        <w:t xml:space="preserve">J. Lave and E. </w:t>
      </w:r>
      <w:r>
        <w:rPr>
          <w:spacing w:val="-4"/>
          <w:sz w:val="16"/>
        </w:rPr>
        <w:t xml:space="preserve">Wenger, </w:t>
      </w:r>
      <w:r>
        <w:rPr>
          <w:i/>
          <w:sz w:val="16"/>
        </w:rPr>
        <w:t>Situated learning: Legitimate peripheral participation</w:t>
      </w:r>
      <w:r>
        <w:rPr>
          <w:sz w:val="16"/>
        </w:rPr>
        <w:t>.    Cambridge university press,</w:t>
      </w:r>
      <w:r>
        <w:rPr>
          <w:spacing w:val="8"/>
          <w:sz w:val="16"/>
        </w:rPr>
        <w:t xml:space="preserve"> </w:t>
      </w:r>
      <w:r>
        <w:rPr>
          <w:sz w:val="16"/>
        </w:rPr>
        <w:t>1991.</w:t>
      </w:r>
    </w:p>
    <w:p w:rsidR="00706B87" w:rsidRDefault="00A82C24">
      <w:pPr>
        <w:pStyle w:val="ListParagraph"/>
        <w:numPr>
          <w:ilvl w:val="0"/>
          <w:numId w:val="1"/>
        </w:numPr>
        <w:tabs>
          <w:tab w:val="left" w:pos="482"/>
        </w:tabs>
        <w:spacing w:before="7"/>
        <w:ind w:left="481" w:hanging="361"/>
        <w:jc w:val="both"/>
        <w:rPr>
          <w:sz w:val="16"/>
        </w:rPr>
      </w:pPr>
      <w:r>
        <w:rPr>
          <w:sz w:val="16"/>
        </w:rPr>
        <w:t xml:space="preserve">M. </w:t>
      </w:r>
      <w:proofErr w:type="spellStart"/>
      <w:r>
        <w:rPr>
          <w:sz w:val="16"/>
        </w:rPr>
        <w:t>Guzdial</w:t>
      </w:r>
      <w:proofErr w:type="spellEnd"/>
      <w:r>
        <w:rPr>
          <w:sz w:val="16"/>
        </w:rPr>
        <w:t xml:space="preserve">, “Exploring hypotheses about media com- </w:t>
      </w:r>
      <w:proofErr w:type="spellStart"/>
      <w:r>
        <w:rPr>
          <w:sz w:val="16"/>
        </w:rPr>
        <w:t>putation</w:t>
      </w:r>
      <w:proofErr w:type="spellEnd"/>
      <w:r>
        <w:rPr>
          <w:sz w:val="16"/>
        </w:rPr>
        <w:t xml:space="preserve">,” in </w:t>
      </w:r>
      <w:r>
        <w:rPr>
          <w:i/>
          <w:sz w:val="16"/>
        </w:rPr>
        <w:t>Proceedings of the ninth annual international ACM conference on International computing education research</w:t>
      </w:r>
      <w:r>
        <w:rPr>
          <w:sz w:val="16"/>
        </w:rPr>
        <w:t>. ACM, 2013, pp.</w:t>
      </w:r>
      <w:r>
        <w:rPr>
          <w:spacing w:val="12"/>
          <w:sz w:val="16"/>
        </w:rPr>
        <w:t xml:space="preserve"> </w:t>
      </w:r>
      <w:r>
        <w:rPr>
          <w:sz w:val="16"/>
        </w:rPr>
        <w:t>19–26.</w:t>
      </w:r>
    </w:p>
    <w:p w:rsidR="00706B87" w:rsidRDefault="00A82C24">
      <w:pPr>
        <w:pStyle w:val="ListParagraph"/>
        <w:numPr>
          <w:ilvl w:val="0"/>
          <w:numId w:val="1"/>
        </w:numPr>
        <w:tabs>
          <w:tab w:val="left" w:pos="482"/>
        </w:tabs>
        <w:spacing w:before="7"/>
        <w:ind w:left="481" w:hanging="361"/>
        <w:jc w:val="both"/>
        <w:rPr>
          <w:sz w:val="16"/>
        </w:rPr>
      </w:pPr>
      <w:r>
        <w:rPr>
          <w:sz w:val="16"/>
        </w:rPr>
        <w:t xml:space="preserve">M. </w:t>
      </w:r>
      <w:proofErr w:type="spellStart"/>
      <w:r>
        <w:rPr>
          <w:sz w:val="16"/>
        </w:rPr>
        <w:t>Guzdial</w:t>
      </w:r>
      <w:proofErr w:type="spellEnd"/>
      <w:r>
        <w:rPr>
          <w:sz w:val="16"/>
        </w:rPr>
        <w:t xml:space="preserve"> and A. E. </w:t>
      </w:r>
      <w:proofErr w:type="spellStart"/>
      <w:r>
        <w:rPr>
          <w:spacing w:val="-8"/>
          <w:sz w:val="16"/>
        </w:rPr>
        <w:t>Tew</w:t>
      </w:r>
      <w:proofErr w:type="spellEnd"/>
      <w:r>
        <w:rPr>
          <w:spacing w:val="-8"/>
          <w:sz w:val="16"/>
        </w:rPr>
        <w:t xml:space="preserve">, </w:t>
      </w:r>
      <w:r>
        <w:rPr>
          <w:sz w:val="16"/>
        </w:rPr>
        <w:t xml:space="preserve">“Imagineering inauthentic legit- </w:t>
      </w:r>
      <w:proofErr w:type="spellStart"/>
      <w:r>
        <w:rPr>
          <w:sz w:val="16"/>
        </w:rPr>
        <w:t>imate</w:t>
      </w:r>
      <w:proofErr w:type="spellEnd"/>
      <w:r>
        <w:rPr>
          <w:sz w:val="16"/>
        </w:rPr>
        <w:t xml:space="preserve"> peripheral participation: an instructional design </w:t>
      </w:r>
      <w:proofErr w:type="spellStart"/>
      <w:r>
        <w:rPr>
          <w:sz w:val="16"/>
        </w:rPr>
        <w:t>ap</w:t>
      </w:r>
      <w:proofErr w:type="spellEnd"/>
      <w:r>
        <w:rPr>
          <w:sz w:val="16"/>
        </w:rPr>
        <w:t xml:space="preserve">- </w:t>
      </w:r>
      <w:proofErr w:type="spellStart"/>
      <w:r>
        <w:rPr>
          <w:sz w:val="16"/>
        </w:rPr>
        <w:t>proach</w:t>
      </w:r>
      <w:proofErr w:type="spellEnd"/>
      <w:r>
        <w:rPr>
          <w:spacing w:val="-5"/>
          <w:sz w:val="16"/>
        </w:rPr>
        <w:t xml:space="preserve"> </w:t>
      </w:r>
      <w:r>
        <w:rPr>
          <w:sz w:val="16"/>
        </w:rPr>
        <w:t>for</w:t>
      </w:r>
      <w:r>
        <w:rPr>
          <w:spacing w:val="-5"/>
          <w:sz w:val="16"/>
        </w:rPr>
        <w:t xml:space="preserve"> </w:t>
      </w:r>
      <w:r>
        <w:rPr>
          <w:sz w:val="16"/>
        </w:rPr>
        <w:t>motivating</w:t>
      </w:r>
      <w:r>
        <w:rPr>
          <w:spacing w:val="-5"/>
          <w:sz w:val="16"/>
        </w:rPr>
        <w:t xml:space="preserve"> </w:t>
      </w:r>
      <w:r>
        <w:rPr>
          <w:sz w:val="16"/>
        </w:rPr>
        <w:t>computing</w:t>
      </w:r>
      <w:r>
        <w:rPr>
          <w:spacing w:val="-5"/>
          <w:sz w:val="16"/>
        </w:rPr>
        <w:t xml:space="preserve"> </w:t>
      </w:r>
      <w:r>
        <w:rPr>
          <w:sz w:val="16"/>
        </w:rPr>
        <w:t>education,”</w:t>
      </w:r>
      <w:r>
        <w:rPr>
          <w:spacing w:val="-5"/>
          <w:sz w:val="16"/>
        </w:rPr>
        <w:t xml:space="preserve"> </w:t>
      </w:r>
      <w:r>
        <w:rPr>
          <w:sz w:val="16"/>
        </w:rPr>
        <w:t>in</w:t>
      </w:r>
      <w:r>
        <w:rPr>
          <w:spacing w:val="-5"/>
          <w:sz w:val="16"/>
        </w:rPr>
        <w:t xml:space="preserve"> </w:t>
      </w:r>
      <w:r>
        <w:rPr>
          <w:i/>
          <w:sz w:val="16"/>
        </w:rPr>
        <w:t>Proceedings of the second international workshop on Computing education research</w:t>
      </w:r>
      <w:r>
        <w:rPr>
          <w:sz w:val="16"/>
        </w:rPr>
        <w:t>.    ACM, 2006, pp.</w:t>
      </w:r>
      <w:r>
        <w:rPr>
          <w:spacing w:val="5"/>
          <w:sz w:val="16"/>
        </w:rPr>
        <w:t xml:space="preserve"> </w:t>
      </w:r>
      <w:r>
        <w:rPr>
          <w:sz w:val="16"/>
        </w:rPr>
        <w:t>51–58.</w:t>
      </w:r>
    </w:p>
    <w:p w:rsidR="00706B87" w:rsidRDefault="00A82C24">
      <w:pPr>
        <w:pStyle w:val="ListParagraph"/>
        <w:numPr>
          <w:ilvl w:val="0"/>
          <w:numId w:val="1"/>
        </w:numPr>
        <w:tabs>
          <w:tab w:val="left" w:pos="482"/>
        </w:tabs>
        <w:spacing w:before="7"/>
        <w:ind w:left="481" w:hanging="361"/>
        <w:jc w:val="both"/>
        <w:rPr>
          <w:sz w:val="16"/>
        </w:rPr>
      </w:pPr>
      <w:r>
        <w:rPr>
          <w:sz w:val="16"/>
        </w:rPr>
        <w:t xml:space="preserve">D. Kafura, A. C. Bart, and B. Chowdhury, “Design and preliminary results from a computational thinking course,” in </w:t>
      </w:r>
      <w:r>
        <w:rPr>
          <w:i/>
          <w:sz w:val="16"/>
        </w:rPr>
        <w:t>Proceedings of the 2015 ACM Conference on Innovation and Technology in Computer Science Education</w:t>
      </w:r>
      <w:r>
        <w:rPr>
          <w:sz w:val="16"/>
        </w:rPr>
        <w:t>.    ACM, 2015.</w:t>
      </w:r>
    </w:p>
    <w:p w:rsidR="00706B87" w:rsidRDefault="00A82C24">
      <w:pPr>
        <w:pStyle w:val="ListParagraph"/>
        <w:numPr>
          <w:ilvl w:val="0"/>
          <w:numId w:val="1"/>
        </w:numPr>
        <w:tabs>
          <w:tab w:val="left" w:pos="482"/>
        </w:tabs>
        <w:spacing w:line="187" w:lineRule="exact"/>
        <w:ind w:left="481" w:hanging="361"/>
        <w:rPr>
          <w:sz w:val="16"/>
        </w:rPr>
      </w:pPr>
      <w:r>
        <w:rPr>
          <w:sz w:val="16"/>
        </w:rPr>
        <w:t>A.  C.  Bart</w:t>
      </w:r>
      <w:proofErr w:type="gramStart"/>
      <w:r>
        <w:rPr>
          <w:sz w:val="16"/>
        </w:rPr>
        <w:t>,  R</w:t>
      </w:r>
      <w:proofErr w:type="gramEnd"/>
      <w:r>
        <w:rPr>
          <w:sz w:val="16"/>
        </w:rPr>
        <w:t>.  Whitcomb</w:t>
      </w:r>
      <w:proofErr w:type="gramStart"/>
      <w:r>
        <w:rPr>
          <w:sz w:val="16"/>
        </w:rPr>
        <w:t>,  D</w:t>
      </w:r>
      <w:proofErr w:type="gramEnd"/>
      <w:r>
        <w:rPr>
          <w:sz w:val="16"/>
        </w:rPr>
        <w:t>.  Kafura</w:t>
      </w:r>
      <w:proofErr w:type="gramStart"/>
      <w:r>
        <w:rPr>
          <w:sz w:val="16"/>
        </w:rPr>
        <w:t>,  C</w:t>
      </w:r>
      <w:proofErr w:type="gramEnd"/>
      <w:r>
        <w:rPr>
          <w:sz w:val="16"/>
        </w:rPr>
        <w:t>.  A.  Shaffer,</w:t>
      </w:r>
      <w:r>
        <w:rPr>
          <w:spacing w:val="27"/>
          <w:sz w:val="16"/>
        </w:rPr>
        <w:t xml:space="preserve"> </w:t>
      </w:r>
      <w:r>
        <w:rPr>
          <w:sz w:val="16"/>
        </w:rPr>
        <w:t>and</w:t>
      </w:r>
    </w:p>
    <w:p w:rsidR="00706B87" w:rsidRDefault="00A82C24">
      <w:pPr>
        <w:spacing w:line="180" w:lineRule="exact"/>
        <w:ind w:left="481"/>
        <w:jc w:val="both"/>
        <w:rPr>
          <w:i/>
          <w:sz w:val="16"/>
        </w:rPr>
      </w:pPr>
      <w:r>
        <w:rPr>
          <w:sz w:val="16"/>
        </w:rPr>
        <w:t xml:space="preserve">E. Tilevich, “Computing with corgis: Diverse, real-world datasets for introductory computing,” in </w:t>
      </w:r>
      <w:r>
        <w:rPr>
          <w:i/>
          <w:sz w:val="16"/>
        </w:rPr>
        <w:t>Proceedings of   the</w:t>
      </w:r>
    </w:p>
    <w:p w:rsidR="00706B87" w:rsidRDefault="00A82C24">
      <w:pPr>
        <w:pStyle w:val="BodyText"/>
        <w:spacing w:before="11"/>
        <w:rPr>
          <w:i/>
          <w:sz w:val="14"/>
        </w:rPr>
      </w:pPr>
      <w:r>
        <w:br w:type="column"/>
      </w:r>
    </w:p>
    <w:p w:rsidR="00706B87" w:rsidRDefault="00A82C24">
      <w:pPr>
        <w:spacing w:line="180" w:lineRule="exact"/>
        <w:ind w:left="481" w:right="118"/>
        <w:jc w:val="both"/>
        <w:rPr>
          <w:sz w:val="16"/>
        </w:rPr>
      </w:pPr>
      <w:r>
        <w:rPr>
          <w:i/>
          <w:sz w:val="16"/>
        </w:rPr>
        <w:t>2017 ACM SIGCSE Technical Symposium on Computer Science Education</w:t>
      </w:r>
      <w:r>
        <w:rPr>
          <w:sz w:val="16"/>
        </w:rPr>
        <w:t>, New York, NY, USA, 2017, pp. 57–62.</w:t>
      </w:r>
    </w:p>
    <w:p w:rsidR="00706B87" w:rsidRDefault="00A82C24">
      <w:pPr>
        <w:pStyle w:val="ListParagraph"/>
        <w:numPr>
          <w:ilvl w:val="0"/>
          <w:numId w:val="1"/>
        </w:numPr>
        <w:tabs>
          <w:tab w:val="left" w:pos="482"/>
        </w:tabs>
        <w:ind w:left="481" w:hanging="361"/>
        <w:rPr>
          <w:sz w:val="16"/>
        </w:rPr>
      </w:pPr>
      <w:r>
        <w:rPr>
          <w:w w:val="99"/>
          <w:sz w:val="16"/>
        </w:rPr>
        <w:t xml:space="preserve">R. </w:t>
      </w:r>
      <w:r>
        <w:rPr>
          <w:spacing w:val="-5"/>
          <w:w w:val="99"/>
          <w:sz w:val="16"/>
        </w:rPr>
        <w:t xml:space="preserve"> </w:t>
      </w:r>
      <w:r>
        <w:rPr>
          <w:sz w:val="16"/>
        </w:rPr>
        <w:t xml:space="preserve">E. </w:t>
      </w:r>
      <w:r>
        <w:rPr>
          <w:spacing w:val="-5"/>
          <w:sz w:val="16"/>
        </w:rPr>
        <w:t xml:space="preserve"> </w:t>
      </w:r>
      <w:r>
        <w:rPr>
          <w:sz w:val="16"/>
        </w:rPr>
        <w:t>Anderson</w:t>
      </w:r>
      <w:proofErr w:type="gramStart"/>
      <w:r>
        <w:rPr>
          <w:sz w:val="16"/>
        </w:rPr>
        <w:t xml:space="preserve">, </w:t>
      </w:r>
      <w:r>
        <w:rPr>
          <w:spacing w:val="-5"/>
          <w:sz w:val="16"/>
        </w:rPr>
        <w:t xml:space="preserve"> </w:t>
      </w:r>
      <w:r>
        <w:rPr>
          <w:sz w:val="16"/>
        </w:rPr>
        <w:t>M</w:t>
      </w:r>
      <w:proofErr w:type="gramEnd"/>
      <w:r>
        <w:rPr>
          <w:sz w:val="16"/>
        </w:rPr>
        <w:t xml:space="preserve">. </w:t>
      </w:r>
      <w:r>
        <w:rPr>
          <w:spacing w:val="-5"/>
          <w:sz w:val="16"/>
        </w:rPr>
        <w:t xml:space="preserve"> </w:t>
      </w:r>
      <w:r>
        <w:rPr>
          <w:sz w:val="16"/>
        </w:rPr>
        <w:t xml:space="preserve">D. </w:t>
      </w:r>
      <w:r>
        <w:rPr>
          <w:spacing w:val="-5"/>
          <w:sz w:val="16"/>
        </w:rPr>
        <w:t xml:space="preserve"> </w:t>
      </w:r>
      <w:r>
        <w:rPr>
          <w:sz w:val="16"/>
        </w:rPr>
        <w:t>Ernst</w:t>
      </w:r>
      <w:proofErr w:type="gramStart"/>
      <w:r>
        <w:rPr>
          <w:sz w:val="16"/>
        </w:rPr>
        <w:t xml:space="preserve">, </w:t>
      </w:r>
      <w:r>
        <w:rPr>
          <w:spacing w:val="-5"/>
          <w:sz w:val="16"/>
        </w:rPr>
        <w:t xml:space="preserve"> </w:t>
      </w:r>
      <w:r>
        <w:rPr>
          <w:sz w:val="16"/>
        </w:rPr>
        <w:t>R</w:t>
      </w:r>
      <w:proofErr w:type="gramEnd"/>
      <w:r>
        <w:rPr>
          <w:sz w:val="16"/>
        </w:rPr>
        <w:t xml:space="preserve">. </w:t>
      </w:r>
      <w:r>
        <w:rPr>
          <w:spacing w:val="-5"/>
          <w:sz w:val="16"/>
        </w:rPr>
        <w:t xml:space="preserve"> </w:t>
      </w:r>
      <w:r>
        <w:rPr>
          <w:w w:val="99"/>
          <w:sz w:val="16"/>
        </w:rPr>
        <w:t>O</w:t>
      </w:r>
      <w:r>
        <w:rPr>
          <w:spacing w:val="-3"/>
          <w:w w:val="99"/>
          <w:sz w:val="16"/>
        </w:rPr>
        <w:t>r</w:t>
      </w:r>
      <w:r>
        <w:rPr>
          <w:spacing w:val="-1"/>
          <w:sz w:val="16"/>
        </w:rPr>
        <w:t>d</w:t>
      </w:r>
      <w:r>
        <w:rPr>
          <w:spacing w:val="-71"/>
          <w:sz w:val="16"/>
        </w:rPr>
        <w:t>o</w:t>
      </w:r>
      <w:r>
        <w:rPr>
          <w:w w:val="99"/>
          <w:sz w:val="16"/>
        </w:rPr>
        <w:t>´</w:t>
      </w:r>
      <w:r>
        <w:rPr>
          <w:spacing w:val="-23"/>
          <w:w w:val="99"/>
          <w:sz w:val="16"/>
        </w:rPr>
        <w:t xml:space="preserve"> </w:t>
      </w:r>
      <w:r>
        <w:rPr>
          <w:spacing w:val="-74"/>
          <w:w w:val="99"/>
          <w:sz w:val="16"/>
        </w:rPr>
        <w:t>n</w:t>
      </w:r>
      <w:r>
        <w:rPr>
          <w:w w:val="99"/>
          <w:sz w:val="16"/>
        </w:rPr>
        <w:t>˜</w:t>
      </w:r>
      <w:r>
        <w:rPr>
          <w:spacing w:val="-21"/>
          <w:w w:val="99"/>
          <w:sz w:val="16"/>
        </w:rPr>
        <w:t xml:space="preserve"> </w:t>
      </w:r>
      <w:proofErr w:type="spellStart"/>
      <w:r>
        <w:rPr>
          <w:w w:val="99"/>
          <w:sz w:val="16"/>
        </w:rPr>
        <w:t>ez</w:t>
      </w:r>
      <w:proofErr w:type="spellEnd"/>
      <w:proofErr w:type="gramStart"/>
      <w:r>
        <w:rPr>
          <w:w w:val="99"/>
          <w:sz w:val="16"/>
        </w:rPr>
        <w:t xml:space="preserve">, </w:t>
      </w:r>
      <w:r>
        <w:rPr>
          <w:spacing w:val="-5"/>
          <w:w w:val="99"/>
          <w:sz w:val="16"/>
        </w:rPr>
        <w:t xml:space="preserve"> </w:t>
      </w:r>
      <w:r>
        <w:rPr>
          <w:spacing w:val="-21"/>
          <w:w w:val="99"/>
          <w:sz w:val="16"/>
        </w:rPr>
        <w:t>P</w:t>
      </w:r>
      <w:proofErr w:type="gramEnd"/>
      <w:r>
        <w:rPr>
          <w:w w:val="99"/>
          <w:sz w:val="16"/>
        </w:rPr>
        <w:t xml:space="preserve">. </w:t>
      </w:r>
      <w:r>
        <w:rPr>
          <w:spacing w:val="-5"/>
          <w:w w:val="99"/>
          <w:sz w:val="16"/>
        </w:rPr>
        <w:t xml:space="preserve"> </w:t>
      </w:r>
      <w:r>
        <w:rPr>
          <w:w w:val="99"/>
          <w:sz w:val="16"/>
        </w:rPr>
        <w:t xml:space="preserve">Pham, </w:t>
      </w:r>
      <w:r>
        <w:rPr>
          <w:spacing w:val="-5"/>
          <w:w w:val="99"/>
          <w:sz w:val="16"/>
        </w:rPr>
        <w:t xml:space="preserve"> </w:t>
      </w:r>
      <w:r>
        <w:rPr>
          <w:sz w:val="16"/>
        </w:rPr>
        <w:t>and</w:t>
      </w:r>
    </w:p>
    <w:p w:rsidR="00706B87" w:rsidRDefault="00A82C24">
      <w:pPr>
        <w:spacing w:before="1" w:line="180" w:lineRule="exact"/>
        <w:ind w:left="481" w:right="117"/>
        <w:jc w:val="both"/>
        <w:rPr>
          <w:sz w:val="16"/>
        </w:rPr>
      </w:pPr>
      <w:r>
        <w:rPr>
          <w:sz w:val="16"/>
        </w:rPr>
        <w:t xml:space="preserve">S. A. </w:t>
      </w:r>
      <w:proofErr w:type="spellStart"/>
      <w:r>
        <w:rPr>
          <w:sz w:val="16"/>
        </w:rPr>
        <w:t>Wolfman</w:t>
      </w:r>
      <w:proofErr w:type="spellEnd"/>
      <w:r>
        <w:rPr>
          <w:sz w:val="16"/>
        </w:rPr>
        <w:t xml:space="preserve">, “Introductory programming meets the real world: Using real problems and data in cs1,” in </w:t>
      </w:r>
      <w:r>
        <w:rPr>
          <w:i/>
          <w:sz w:val="16"/>
        </w:rPr>
        <w:t>Proceedings of the 45th ACM Technical Symposium on Computer Science Education</w:t>
      </w:r>
      <w:r>
        <w:rPr>
          <w:sz w:val="16"/>
        </w:rPr>
        <w:t>, ser. SIGCSE ’14, 2014, pp. 465–466.</w:t>
      </w:r>
    </w:p>
    <w:p w:rsidR="00706B87" w:rsidRDefault="00A82C24">
      <w:pPr>
        <w:pStyle w:val="ListParagraph"/>
        <w:numPr>
          <w:ilvl w:val="0"/>
          <w:numId w:val="1"/>
        </w:numPr>
        <w:tabs>
          <w:tab w:val="left" w:pos="482"/>
        </w:tabs>
        <w:ind w:left="481" w:right="119" w:hanging="361"/>
        <w:jc w:val="both"/>
        <w:rPr>
          <w:sz w:val="16"/>
        </w:rPr>
      </w:pPr>
      <w:r>
        <w:rPr>
          <w:sz w:val="16"/>
        </w:rPr>
        <w:t xml:space="preserve">K. Subramanian, J. Payton, D. </w:t>
      </w:r>
      <w:proofErr w:type="spellStart"/>
      <w:r>
        <w:rPr>
          <w:sz w:val="16"/>
        </w:rPr>
        <w:t>Burlinson</w:t>
      </w:r>
      <w:proofErr w:type="spellEnd"/>
      <w:r>
        <w:rPr>
          <w:sz w:val="16"/>
        </w:rPr>
        <w:t xml:space="preserve">, and M. </w:t>
      </w:r>
      <w:proofErr w:type="spellStart"/>
      <w:r>
        <w:rPr>
          <w:sz w:val="16"/>
        </w:rPr>
        <w:t>Mehedint</w:t>
      </w:r>
      <w:proofErr w:type="spellEnd"/>
      <w:r>
        <w:rPr>
          <w:sz w:val="16"/>
        </w:rPr>
        <w:t xml:space="preserve">, “Bringing real-world data and visualizations into data structures courses using bridges,” in </w:t>
      </w:r>
      <w:r>
        <w:rPr>
          <w:i/>
          <w:sz w:val="16"/>
        </w:rPr>
        <w:t>Proceedings of the 47th ACM Technical Symposium on Computing Science Education</w:t>
      </w:r>
      <w:r>
        <w:rPr>
          <w:sz w:val="16"/>
        </w:rPr>
        <w:t>. ACM, 2016, pp.</w:t>
      </w:r>
      <w:r>
        <w:rPr>
          <w:spacing w:val="12"/>
          <w:sz w:val="16"/>
        </w:rPr>
        <w:t xml:space="preserve"> </w:t>
      </w:r>
      <w:r>
        <w:rPr>
          <w:sz w:val="16"/>
        </w:rPr>
        <w:t>590–590.</w:t>
      </w:r>
    </w:p>
    <w:p w:rsidR="00706B87" w:rsidRDefault="00A82C24">
      <w:pPr>
        <w:pStyle w:val="ListParagraph"/>
        <w:numPr>
          <w:ilvl w:val="0"/>
          <w:numId w:val="1"/>
        </w:numPr>
        <w:tabs>
          <w:tab w:val="left" w:pos="482"/>
        </w:tabs>
        <w:ind w:left="481" w:hanging="361"/>
        <w:rPr>
          <w:sz w:val="16"/>
        </w:rPr>
      </w:pPr>
      <w:r>
        <w:rPr>
          <w:sz w:val="16"/>
        </w:rPr>
        <w:t>N.</w:t>
      </w:r>
      <w:r>
        <w:rPr>
          <w:spacing w:val="27"/>
          <w:sz w:val="16"/>
        </w:rPr>
        <w:t xml:space="preserve"> </w:t>
      </w:r>
      <w:r>
        <w:rPr>
          <w:sz w:val="16"/>
        </w:rPr>
        <w:t>Fraser</w:t>
      </w:r>
      <w:r>
        <w:rPr>
          <w:spacing w:val="27"/>
          <w:sz w:val="16"/>
        </w:rPr>
        <w:t xml:space="preserve"> </w:t>
      </w:r>
      <w:r>
        <w:rPr>
          <w:i/>
          <w:sz w:val="16"/>
        </w:rPr>
        <w:t>et</w:t>
      </w:r>
      <w:r>
        <w:rPr>
          <w:i/>
          <w:spacing w:val="27"/>
          <w:sz w:val="16"/>
        </w:rPr>
        <w:t xml:space="preserve"> </w:t>
      </w:r>
      <w:r>
        <w:rPr>
          <w:i/>
          <w:sz w:val="16"/>
        </w:rPr>
        <w:t>al.</w:t>
      </w:r>
      <w:r>
        <w:rPr>
          <w:sz w:val="16"/>
        </w:rPr>
        <w:t>,</w:t>
      </w:r>
      <w:r>
        <w:rPr>
          <w:spacing w:val="27"/>
          <w:sz w:val="16"/>
        </w:rPr>
        <w:t xml:space="preserve"> </w:t>
      </w:r>
      <w:r>
        <w:rPr>
          <w:sz w:val="16"/>
        </w:rPr>
        <w:t>“Blockly:</w:t>
      </w:r>
      <w:r>
        <w:rPr>
          <w:spacing w:val="27"/>
          <w:sz w:val="16"/>
        </w:rPr>
        <w:t xml:space="preserve"> </w:t>
      </w:r>
      <w:r>
        <w:rPr>
          <w:sz w:val="16"/>
        </w:rPr>
        <w:t>A</w:t>
      </w:r>
      <w:r>
        <w:rPr>
          <w:spacing w:val="27"/>
          <w:sz w:val="16"/>
        </w:rPr>
        <w:t xml:space="preserve"> </w:t>
      </w:r>
      <w:r>
        <w:rPr>
          <w:sz w:val="16"/>
        </w:rPr>
        <w:t>visual</w:t>
      </w:r>
      <w:r>
        <w:rPr>
          <w:spacing w:val="27"/>
          <w:sz w:val="16"/>
        </w:rPr>
        <w:t xml:space="preserve"> </w:t>
      </w:r>
      <w:r>
        <w:rPr>
          <w:sz w:val="16"/>
        </w:rPr>
        <w:t>programming</w:t>
      </w:r>
      <w:r>
        <w:rPr>
          <w:spacing w:val="27"/>
          <w:sz w:val="16"/>
        </w:rPr>
        <w:t xml:space="preserve"> </w:t>
      </w:r>
      <w:r>
        <w:rPr>
          <w:sz w:val="16"/>
        </w:rPr>
        <w:t>editor,”</w:t>
      </w:r>
    </w:p>
    <w:p w:rsidR="00706B87" w:rsidRDefault="00A82C24">
      <w:pPr>
        <w:spacing w:line="180" w:lineRule="exact"/>
        <w:ind w:left="481"/>
        <w:jc w:val="both"/>
        <w:rPr>
          <w:sz w:val="16"/>
        </w:rPr>
      </w:pPr>
      <w:r>
        <w:rPr>
          <w:i/>
          <w:sz w:val="16"/>
        </w:rPr>
        <w:t xml:space="preserve">URL: https://code. </w:t>
      </w:r>
      <w:proofErr w:type="gramStart"/>
      <w:r>
        <w:rPr>
          <w:i/>
          <w:sz w:val="16"/>
        </w:rPr>
        <w:t>google</w:t>
      </w:r>
      <w:proofErr w:type="gramEnd"/>
      <w:r>
        <w:rPr>
          <w:i/>
          <w:sz w:val="16"/>
        </w:rPr>
        <w:t xml:space="preserve">. </w:t>
      </w:r>
      <w:proofErr w:type="gramStart"/>
      <w:r>
        <w:rPr>
          <w:i/>
          <w:sz w:val="16"/>
        </w:rPr>
        <w:t>com/p/</w:t>
      </w:r>
      <w:proofErr w:type="spellStart"/>
      <w:r>
        <w:rPr>
          <w:i/>
          <w:sz w:val="16"/>
        </w:rPr>
        <w:t>blockly</w:t>
      </w:r>
      <w:proofErr w:type="spellEnd"/>
      <w:proofErr w:type="gramEnd"/>
      <w:r>
        <w:rPr>
          <w:sz w:val="16"/>
        </w:rPr>
        <w:t>, 2013.</w:t>
      </w:r>
    </w:p>
    <w:p w:rsidR="00706B87" w:rsidRDefault="00A82C24">
      <w:pPr>
        <w:pStyle w:val="ListParagraph"/>
        <w:numPr>
          <w:ilvl w:val="0"/>
          <w:numId w:val="1"/>
        </w:numPr>
        <w:tabs>
          <w:tab w:val="left" w:pos="482"/>
        </w:tabs>
        <w:ind w:left="481" w:hanging="361"/>
        <w:rPr>
          <w:sz w:val="16"/>
        </w:rPr>
      </w:pPr>
      <w:r>
        <w:rPr>
          <w:sz w:val="16"/>
        </w:rPr>
        <w:t xml:space="preserve">M. </w:t>
      </w:r>
      <w:proofErr w:type="spellStart"/>
      <w:r>
        <w:rPr>
          <w:sz w:val="16"/>
        </w:rPr>
        <w:t>Haverbeke</w:t>
      </w:r>
      <w:proofErr w:type="spellEnd"/>
      <w:r>
        <w:rPr>
          <w:sz w:val="16"/>
        </w:rPr>
        <w:t>, “</w:t>
      </w:r>
      <w:proofErr w:type="spellStart"/>
      <w:r>
        <w:rPr>
          <w:sz w:val="16"/>
        </w:rPr>
        <w:t>Codemirror</w:t>
      </w:r>
      <w:proofErr w:type="spellEnd"/>
      <w:r>
        <w:rPr>
          <w:sz w:val="16"/>
        </w:rPr>
        <w:t>,”</w:t>
      </w:r>
      <w:r>
        <w:rPr>
          <w:spacing w:val="-3"/>
          <w:sz w:val="16"/>
        </w:rPr>
        <w:t xml:space="preserve"> </w:t>
      </w:r>
      <w:r>
        <w:rPr>
          <w:sz w:val="16"/>
        </w:rPr>
        <w:t>2011.</w:t>
      </w:r>
    </w:p>
    <w:p w:rsidR="00706B87" w:rsidRDefault="00A82C24">
      <w:pPr>
        <w:pStyle w:val="ListParagraph"/>
        <w:numPr>
          <w:ilvl w:val="0"/>
          <w:numId w:val="1"/>
        </w:numPr>
        <w:tabs>
          <w:tab w:val="left" w:pos="482"/>
        </w:tabs>
        <w:ind w:left="481" w:right="119" w:hanging="361"/>
        <w:jc w:val="both"/>
        <w:rPr>
          <w:sz w:val="16"/>
        </w:rPr>
      </w:pPr>
      <w:r>
        <w:pict>
          <v:line id="_x0000_s1026" style="position:absolute;left:0;text-align:left;z-index:-251651072;mso-position-horizontal-relative:page" from="399.05pt,17.05pt" to="403.05pt,17.05pt" strokeweight=".17569mm">
            <w10:wrap anchorx="page"/>
          </v:line>
        </w:pict>
      </w:r>
      <w:r>
        <w:rPr>
          <w:sz w:val="16"/>
        </w:rPr>
        <w:t xml:space="preserve">M. Ebert, “Skulpt </w:t>
      </w:r>
      <w:proofErr w:type="spellStart"/>
      <w:r>
        <w:rPr>
          <w:sz w:val="16"/>
        </w:rPr>
        <w:t>matplotlib</w:t>
      </w:r>
      <w:proofErr w:type="spellEnd"/>
      <w:r>
        <w:rPr>
          <w:sz w:val="16"/>
        </w:rPr>
        <w:t xml:space="preserve">,” https://github.com/ </w:t>
      </w:r>
      <w:proofErr w:type="spellStart"/>
      <w:r>
        <w:rPr>
          <w:sz w:val="16"/>
        </w:rPr>
        <w:t>waywaaard</w:t>
      </w:r>
      <w:proofErr w:type="spellEnd"/>
      <w:r>
        <w:rPr>
          <w:sz w:val="16"/>
        </w:rPr>
        <w:t>/</w:t>
      </w:r>
      <w:proofErr w:type="spellStart"/>
      <w:proofErr w:type="gramStart"/>
      <w:r>
        <w:rPr>
          <w:sz w:val="16"/>
        </w:rPr>
        <w:t>skulpt</w:t>
      </w:r>
      <w:proofErr w:type="spellEnd"/>
      <w:r>
        <w:rPr>
          <w:sz w:val="16"/>
        </w:rPr>
        <w:t xml:space="preserve">  </w:t>
      </w:r>
      <w:proofErr w:type="spellStart"/>
      <w:r>
        <w:rPr>
          <w:sz w:val="16"/>
        </w:rPr>
        <w:t>matplotlib</w:t>
      </w:r>
      <w:proofErr w:type="spellEnd"/>
      <w:proofErr w:type="gramEnd"/>
      <w:r>
        <w:rPr>
          <w:sz w:val="16"/>
        </w:rPr>
        <w:t>, 2014.</w:t>
      </w:r>
    </w:p>
    <w:p w:rsidR="00706B87" w:rsidRDefault="00A82C24">
      <w:pPr>
        <w:pStyle w:val="ListParagraph"/>
        <w:numPr>
          <w:ilvl w:val="0"/>
          <w:numId w:val="1"/>
        </w:numPr>
        <w:tabs>
          <w:tab w:val="left" w:pos="482"/>
        </w:tabs>
        <w:ind w:left="481" w:right="119" w:hanging="361"/>
        <w:jc w:val="both"/>
        <w:rPr>
          <w:sz w:val="16"/>
        </w:rPr>
      </w:pPr>
      <w:r>
        <w:rPr>
          <w:spacing w:val="-9"/>
          <w:sz w:val="16"/>
        </w:rPr>
        <w:t xml:space="preserve">Y. </w:t>
      </w:r>
      <w:r>
        <w:rPr>
          <w:sz w:val="16"/>
        </w:rPr>
        <w:t xml:space="preserve">Matsuzawa, </w:t>
      </w:r>
      <w:r>
        <w:rPr>
          <w:spacing w:val="-6"/>
          <w:sz w:val="16"/>
        </w:rPr>
        <w:t xml:space="preserve">T. </w:t>
      </w:r>
      <w:proofErr w:type="spellStart"/>
      <w:r>
        <w:rPr>
          <w:sz w:val="16"/>
        </w:rPr>
        <w:t>Ohata</w:t>
      </w:r>
      <w:proofErr w:type="spellEnd"/>
      <w:r>
        <w:rPr>
          <w:sz w:val="16"/>
        </w:rPr>
        <w:t xml:space="preserve">, M. </w:t>
      </w:r>
      <w:proofErr w:type="spellStart"/>
      <w:r>
        <w:rPr>
          <w:sz w:val="16"/>
        </w:rPr>
        <w:t>Sugiura</w:t>
      </w:r>
      <w:proofErr w:type="spellEnd"/>
      <w:r>
        <w:rPr>
          <w:sz w:val="16"/>
        </w:rPr>
        <w:t xml:space="preserve">, and S. Sakai, “Lan- </w:t>
      </w:r>
      <w:proofErr w:type="spellStart"/>
      <w:r>
        <w:rPr>
          <w:sz w:val="16"/>
        </w:rPr>
        <w:t>guage</w:t>
      </w:r>
      <w:proofErr w:type="spellEnd"/>
      <w:r>
        <w:rPr>
          <w:sz w:val="16"/>
        </w:rPr>
        <w:t xml:space="preserve"> migration in non-</w:t>
      </w:r>
      <w:proofErr w:type="spellStart"/>
      <w:r>
        <w:rPr>
          <w:sz w:val="16"/>
        </w:rPr>
        <w:t>cs</w:t>
      </w:r>
      <w:proofErr w:type="spellEnd"/>
      <w:r>
        <w:rPr>
          <w:sz w:val="16"/>
        </w:rPr>
        <w:t xml:space="preserve"> introductory programming through mutual language translation environment,” in </w:t>
      </w:r>
      <w:r>
        <w:rPr>
          <w:i/>
          <w:sz w:val="16"/>
        </w:rPr>
        <w:t xml:space="preserve">Pro- </w:t>
      </w:r>
      <w:proofErr w:type="spellStart"/>
      <w:r>
        <w:rPr>
          <w:i/>
          <w:sz w:val="16"/>
        </w:rPr>
        <w:t>ceedings</w:t>
      </w:r>
      <w:proofErr w:type="spellEnd"/>
      <w:r>
        <w:rPr>
          <w:i/>
          <w:sz w:val="16"/>
        </w:rPr>
        <w:t xml:space="preserve"> of the 46th ACM Technical Symposium on Computer Science Education</w:t>
      </w:r>
      <w:r>
        <w:rPr>
          <w:sz w:val="16"/>
        </w:rPr>
        <w:t xml:space="preserve">, </w:t>
      </w:r>
      <w:r>
        <w:rPr>
          <w:spacing w:val="-3"/>
          <w:sz w:val="16"/>
        </w:rPr>
        <w:t xml:space="preserve">ser. </w:t>
      </w:r>
      <w:r>
        <w:rPr>
          <w:sz w:val="16"/>
        </w:rPr>
        <w:t>SIGCSE ’15, 2015, pp.</w:t>
      </w:r>
      <w:r>
        <w:rPr>
          <w:spacing w:val="29"/>
          <w:sz w:val="16"/>
        </w:rPr>
        <w:t xml:space="preserve"> </w:t>
      </w:r>
      <w:r>
        <w:rPr>
          <w:sz w:val="16"/>
        </w:rPr>
        <w:t>185–190.</w:t>
      </w:r>
    </w:p>
    <w:p w:rsidR="00706B87" w:rsidRDefault="00A82C24">
      <w:pPr>
        <w:pStyle w:val="ListParagraph"/>
        <w:numPr>
          <w:ilvl w:val="0"/>
          <w:numId w:val="1"/>
        </w:numPr>
        <w:tabs>
          <w:tab w:val="left" w:pos="482"/>
        </w:tabs>
        <w:ind w:left="481" w:right="117" w:hanging="361"/>
        <w:jc w:val="both"/>
        <w:rPr>
          <w:sz w:val="16"/>
        </w:rPr>
      </w:pPr>
      <w:r>
        <w:rPr>
          <w:sz w:val="16"/>
        </w:rPr>
        <w:t xml:space="preserve">K. Rivers and K. R. Koedinger, “Data-driven hint genera- </w:t>
      </w:r>
      <w:proofErr w:type="spellStart"/>
      <w:r>
        <w:rPr>
          <w:sz w:val="16"/>
        </w:rPr>
        <w:t>tion</w:t>
      </w:r>
      <w:proofErr w:type="spellEnd"/>
      <w:r>
        <w:rPr>
          <w:sz w:val="16"/>
        </w:rPr>
        <w:t xml:space="preserve"> in vast solution spaces: a self-improving python pro- </w:t>
      </w:r>
      <w:proofErr w:type="spellStart"/>
      <w:r>
        <w:rPr>
          <w:sz w:val="16"/>
        </w:rPr>
        <w:t>gramming</w:t>
      </w:r>
      <w:proofErr w:type="spellEnd"/>
      <w:r>
        <w:rPr>
          <w:spacing w:val="-8"/>
          <w:sz w:val="16"/>
        </w:rPr>
        <w:t xml:space="preserve"> </w:t>
      </w:r>
      <w:r>
        <w:rPr>
          <w:sz w:val="16"/>
        </w:rPr>
        <w:t>tutor,”</w:t>
      </w:r>
      <w:r>
        <w:rPr>
          <w:spacing w:val="-8"/>
          <w:sz w:val="16"/>
        </w:rPr>
        <w:t xml:space="preserve"> </w:t>
      </w:r>
      <w:r>
        <w:rPr>
          <w:i/>
          <w:sz w:val="16"/>
        </w:rPr>
        <w:t>International</w:t>
      </w:r>
      <w:r>
        <w:rPr>
          <w:i/>
          <w:spacing w:val="-8"/>
          <w:sz w:val="16"/>
        </w:rPr>
        <w:t xml:space="preserve"> </w:t>
      </w:r>
      <w:r>
        <w:rPr>
          <w:i/>
          <w:sz w:val="16"/>
        </w:rPr>
        <w:t>Journal</w:t>
      </w:r>
      <w:r>
        <w:rPr>
          <w:i/>
          <w:spacing w:val="-8"/>
          <w:sz w:val="16"/>
        </w:rPr>
        <w:t xml:space="preserve"> </w:t>
      </w:r>
      <w:r>
        <w:rPr>
          <w:i/>
          <w:sz w:val="16"/>
        </w:rPr>
        <w:t>of</w:t>
      </w:r>
      <w:r>
        <w:rPr>
          <w:i/>
          <w:spacing w:val="-8"/>
          <w:sz w:val="16"/>
        </w:rPr>
        <w:t xml:space="preserve"> </w:t>
      </w:r>
      <w:r>
        <w:rPr>
          <w:i/>
          <w:sz w:val="16"/>
        </w:rPr>
        <w:t>Artificial</w:t>
      </w:r>
      <w:r>
        <w:rPr>
          <w:i/>
          <w:spacing w:val="-8"/>
          <w:sz w:val="16"/>
        </w:rPr>
        <w:t xml:space="preserve"> </w:t>
      </w:r>
      <w:r>
        <w:rPr>
          <w:i/>
          <w:sz w:val="16"/>
        </w:rPr>
        <w:t>Intelligence in Education</w:t>
      </w:r>
      <w:r>
        <w:rPr>
          <w:sz w:val="16"/>
        </w:rPr>
        <w:t>, pp. 1–28,</w:t>
      </w:r>
      <w:r>
        <w:rPr>
          <w:spacing w:val="14"/>
          <w:sz w:val="16"/>
        </w:rPr>
        <w:t xml:space="preserve"> </w:t>
      </w:r>
      <w:r>
        <w:rPr>
          <w:sz w:val="16"/>
        </w:rPr>
        <w:t>2015.</w:t>
      </w:r>
    </w:p>
    <w:p w:rsidR="00706B87" w:rsidRDefault="00A82C24">
      <w:pPr>
        <w:pStyle w:val="ListParagraph"/>
        <w:numPr>
          <w:ilvl w:val="0"/>
          <w:numId w:val="1"/>
        </w:numPr>
        <w:tabs>
          <w:tab w:val="left" w:pos="482"/>
        </w:tabs>
        <w:ind w:left="481" w:right="117" w:hanging="361"/>
        <w:jc w:val="both"/>
        <w:rPr>
          <w:sz w:val="16"/>
        </w:rPr>
      </w:pPr>
      <w:r>
        <w:rPr>
          <w:spacing w:val="-8"/>
          <w:sz w:val="16"/>
        </w:rPr>
        <w:t xml:space="preserve">W. </w:t>
      </w:r>
      <w:r>
        <w:rPr>
          <w:sz w:val="16"/>
        </w:rPr>
        <w:t xml:space="preserve">Dann, D. Cosgrove, D. Slater, D. </w:t>
      </w:r>
      <w:proofErr w:type="spellStart"/>
      <w:r>
        <w:rPr>
          <w:sz w:val="16"/>
        </w:rPr>
        <w:t>Culyba</w:t>
      </w:r>
      <w:proofErr w:type="spellEnd"/>
      <w:r>
        <w:rPr>
          <w:sz w:val="16"/>
        </w:rPr>
        <w:t xml:space="preserve">, and S. Cooper, “Mediated transfer: Alice 3 to java,” in </w:t>
      </w:r>
      <w:r>
        <w:rPr>
          <w:i/>
          <w:sz w:val="16"/>
        </w:rPr>
        <w:t xml:space="preserve">Proceedings of the 43rd ACM Technical Symposium on Computer Science </w:t>
      </w:r>
      <w:proofErr w:type="spellStart"/>
      <w:r>
        <w:rPr>
          <w:i/>
          <w:sz w:val="16"/>
        </w:rPr>
        <w:t>Educa</w:t>
      </w:r>
      <w:proofErr w:type="spellEnd"/>
      <w:r>
        <w:rPr>
          <w:i/>
          <w:sz w:val="16"/>
        </w:rPr>
        <w:t xml:space="preserve">- </w:t>
      </w:r>
      <w:proofErr w:type="spellStart"/>
      <w:r>
        <w:rPr>
          <w:i/>
          <w:sz w:val="16"/>
        </w:rPr>
        <w:t>tion</w:t>
      </w:r>
      <w:proofErr w:type="spellEnd"/>
      <w:r>
        <w:rPr>
          <w:sz w:val="16"/>
        </w:rPr>
        <w:t xml:space="preserve">, </w:t>
      </w:r>
      <w:r>
        <w:rPr>
          <w:spacing w:val="-3"/>
          <w:sz w:val="16"/>
        </w:rPr>
        <w:t xml:space="preserve">ser. </w:t>
      </w:r>
      <w:r>
        <w:rPr>
          <w:sz w:val="16"/>
        </w:rPr>
        <w:t xml:space="preserve">SIGCSE ’12. New </w:t>
      </w:r>
      <w:r>
        <w:rPr>
          <w:spacing w:val="-3"/>
          <w:sz w:val="16"/>
        </w:rPr>
        <w:t xml:space="preserve">York, </w:t>
      </w:r>
      <w:r>
        <w:rPr>
          <w:spacing w:val="-6"/>
          <w:sz w:val="16"/>
        </w:rPr>
        <w:t xml:space="preserve">NY, </w:t>
      </w:r>
      <w:r>
        <w:rPr>
          <w:sz w:val="16"/>
        </w:rPr>
        <w:t>USA: ACM, 2012, pp. 141–146.</w:t>
      </w:r>
    </w:p>
    <w:p w:rsidR="00706B87" w:rsidRDefault="00A82C24">
      <w:pPr>
        <w:pStyle w:val="ListParagraph"/>
        <w:numPr>
          <w:ilvl w:val="0"/>
          <w:numId w:val="1"/>
        </w:numPr>
        <w:tabs>
          <w:tab w:val="left" w:pos="482"/>
        </w:tabs>
        <w:ind w:left="481" w:right="117" w:hanging="361"/>
        <w:jc w:val="both"/>
        <w:rPr>
          <w:sz w:val="16"/>
        </w:rPr>
      </w:pPr>
      <w:r>
        <w:rPr>
          <w:sz w:val="16"/>
        </w:rPr>
        <w:t xml:space="preserve">R. Singh, S. </w:t>
      </w:r>
      <w:proofErr w:type="spellStart"/>
      <w:r>
        <w:rPr>
          <w:sz w:val="16"/>
        </w:rPr>
        <w:t>Gulwani</w:t>
      </w:r>
      <w:proofErr w:type="spellEnd"/>
      <w:r>
        <w:rPr>
          <w:sz w:val="16"/>
        </w:rPr>
        <w:t>, and A. Solar-</w:t>
      </w:r>
      <w:proofErr w:type="spellStart"/>
      <w:r>
        <w:rPr>
          <w:sz w:val="16"/>
        </w:rPr>
        <w:t>Lezama</w:t>
      </w:r>
      <w:proofErr w:type="spellEnd"/>
      <w:r>
        <w:rPr>
          <w:sz w:val="16"/>
        </w:rPr>
        <w:t xml:space="preserve">, “Automated feedback generation for introductory programming assign- </w:t>
      </w:r>
      <w:proofErr w:type="spellStart"/>
      <w:r>
        <w:rPr>
          <w:sz w:val="16"/>
        </w:rPr>
        <w:t>ments</w:t>
      </w:r>
      <w:proofErr w:type="spellEnd"/>
      <w:r>
        <w:rPr>
          <w:sz w:val="16"/>
        </w:rPr>
        <w:t xml:space="preserve">,” in </w:t>
      </w:r>
      <w:r>
        <w:rPr>
          <w:i/>
          <w:sz w:val="16"/>
        </w:rPr>
        <w:t>ACM SIGPLAN Notices</w:t>
      </w:r>
      <w:r>
        <w:rPr>
          <w:sz w:val="16"/>
        </w:rPr>
        <w:t>, vol. 48, no. 6. ACM, 2013, pp.</w:t>
      </w:r>
      <w:r>
        <w:rPr>
          <w:spacing w:val="7"/>
          <w:sz w:val="16"/>
        </w:rPr>
        <w:t xml:space="preserve"> </w:t>
      </w:r>
      <w:r>
        <w:rPr>
          <w:sz w:val="16"/>
        </w:rPr>
        <w:t>15–26.</w:t>
      </w: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rPr>
          <w:sz w:val="20"/>
        </w:rPr>
      </w:pPr>
    </w:p>
    <w:p w:rsidR="00706B87" w:rsidRDefault="00706B87">
      <w:pPr>
        <w:pStyle w:val="BodyText"/>
        <w:spacing w:before="3"/>
        <w:rPr>
          <w:sz w:val="20"/>
        </w:rPr>
      </w:pPr>
    </w:p>
    <w:p w:rsidR="00706B87" w:rsidRDefault="00A82C24">
      <w:pPr>
        <w:spacing w:line="180" w:lineRule="exact"/>
        <w:ind w:left="1761" w:right="117"/>
        <w:jc w:val="both"/>
        <w:rPr>
          <w:rFonts w:ascii="Arial"/>
          <w:sz w:val="16"/>
        </w:rPr>
      </w:pPr>
      <w:r>
        <w:rPr>
          <w:noProof/>
        </w:rPr>
        <w:drawing>
          <wp:anchor distT="0" distB="0" distL="0" distR="0" simplePos="0" relativeHeight="251651072" behindDoc="0" locked="0" layoutInCell="1" allowOverlap="1">
            <wp:simplePos x="0" y="0"/>
            <wp:positionH relativeFrom="page">
              <wp:posOffset>3991025</wp:posOffset>
            </wp:positionH>
            <wp:positionV relativeFrom="paragraph">
              <wp:posOffset>18176</wp:posOffset>
            </wp:positionV>
            <wp:extent cx="857095" cy="1142793"/>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857095" cy="1142793"/>
                    </a:xfrm>
                    <a:prstGeom prst="rect">
                      <a:avLst/>
                    </a:prstGeom>
                  </pic:spPr>
                </pic:pic>
              </a:graphicData>
            </a:graphic>
          </wp:anchor>
        </w:drawing>
      </w:r>
      <w:r>
        <w:rPr>
          <w:rFonts w:ascii="Arial"/>
          <w:b/>
          <w:sz w:val="16"/>
        </w:rPr>
        <w:t xml:space="preserve">Austin Cory Bart </w:t>
      </w:r>
      <w:r>
        <w:rPr>
          <w:rFonts w:ascii="Arial"/>
          <w:sz w:val="16"/>
        </w:rPr>
        <w:t xml:space="preserve">received his PhD at Virginia Tech in Computer Science along with a certification in Learning Sciences. He received his undergraduate degree from the University of Delaware in Com- </w:t>
      </w:r>
      <w:proofErr w:type="spellStart"/>
      <w:r>
        <w:rPr>
          <w:rFonts w:ascii="Arial"/>
          <w:sz w:val="16"/>
        </w:rPr>
        <w:t>puter</w:t>
      </w:r>
      <w:proofErr w:type="spellEnd"/>
      <w:r>
        <w:rPr>
          <w:rFonts w:ascii="Arial"/>
          <w:sz w:val="16"/>
        </w:rPr>
        <w:t xml:space="preserve"> Science. His research interests are Computer Science Education, Software Engineering, and Program Analysis.</w:t>
      </w: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spacing w:before="3"/>
        <w:rPr>
          <w:rFonts w:ascii="Arial"/>
        </w:rPr>
      </w:pPr>
    </w:p>
    <w:p w:rsidR="00706B87" w:rsidRDefault="00A82C24">
      <w:pPr>
        <w:spacing w:line="180" w:lineRule="exact"/>
        <w:ind w:left="1761" w:right="117"/>
        <w:jc w:val="both"/>
        <w:rPr>
          <w:rFonts w:ascii="Arial"/>
          <w:sz w:val="16"/>
        </w:rPr>
      </w:pPr>
      <w:r>
        <w:rPr>
          <w:noProof/>
        </w:rPr>
        <w:drawing>
          <wp:anchor distT="0" distB="0" distL="0" distR="0" simplePos="0" relativeHeight="251652096" behindDoc="0" locked="0" layoutInCell="1" allowOverlap="1">
            <wp:simplePos x="0" y="0"/>
            <wp:positionH relativeFrom="page">
              <wp:posOffset>3962437</wp:posOffset>
            </wp:positionH>
            <wp:positionV relativeFrom="paragraph">
              <wp:posOffset>132366</wp:posOffset>
            </wp:positionV>
            <wp:extent cx="914329" cy="914329"/>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914329" cy="914329"/>
                    </a:xfrm>
                    <a:prstGeom prst="rect">
                      <a:avLst/>
                    </a:prstGeom>
                  </pic:spPr>
                </pic:pic>
              </a:graphicData>
            </a:graphic>
          </wp:anchor>
        </w:drawing>
      </w:r>
      <w:r>
        <w:rPr>
          <w:rFonts w:ascii="Arial"/>
          <w:b/>
          <w:sz w:val="16"/>
        </w:rPr>
        <w:t xml:space="preserve">Javier </w:t>
      </w:r>
      <w:proofErr w:type="spellStart"/>
      <w:r>
        <w:rPr>
          <w:rFonts w:ascii="Arial"/>
          <w:b/>
          <w:sz w:val="16"/>
        </w:rPr>
        <w:t>Tibau</w:t>
      </w:r>
      <w:proofErr w:type="spellEnd"/>
      <w:r>
        <w:rPr>
          <w:rFonts w:ascii="Arial"/>
          <w:b/>
          <w:sz w:val="16"/>
        </w:rPr>
        <w:t xml:space="preserve"> </w:t>
      </w:r>
      <w:r>
        <w:rPr>
          <w:rFonts w:ascii="Arial"/>
          <w:sz w:val="16"/>
        </w:rPr>
        <w:t xml:space="preserve">is a PhD candidate at </w:t>
      </w:r>
      <w:proofErr w:type="spellStart"/>
      <w:r>
        <w:rPr>
          <w:rFonts w:ascii="Arial"/>
          <w:sz w:val="16"/>
        </w:rPr>
        <w:t>Vir</w:t>
      </w:r>
      <w:proofErr w:type="spellEnd"/>
      <w:r>
        <w:rPr>
          <w:rFonts w:ascii="Arial"/>
          <w:sz w:val="16"/>
        </w:rPr>
        <w:t xml:space="preserve">- </w:t>
      </w:r>
      <w:proofErr w:type="spellStart"/>
      <w:r>
        <w:rPr>
          <w:rFonts w:ascii="Arial"/>
          <w:sz w:val="16"/>
        </w:rPr>
        <w:t>ginia</w:t>
      </w:r>
      <w:proofErr w:type="spellEnd"/>
      <w:r>
        <w:rPr>
          <w:rFonts w:ascii="Arial"/>
          <w:sz w:val="16"/>
        </w:rPr>
        <w:t xml:space="preserve"> Tech studying Computer Science. He is also an Assistant Professor at Escuela Superior </w:t>
      </w:r>
      <w:proofErr w:type="spellStart"/>
      <w:r>
        <w:rPr>
          <w:rFonts w:ascii="Arial"/>
          <w:sz w:val="16"/>
        </w:rPr>
        <w:t>Politecnica</w:t>
      </w:r>
      <w:proofErr w:type="spellEnd"/>
      <w:r>
        <w:rPr>
          <w:rFonts w:ascii="Arial"/>
          <w:sz w:val="16"/>
        </w:rPr>
        <w:t xml:space="preserve"> del Litoral (ESPOL). His research interests are in Human-Computer Interaction, and Com- </w:t>
      </w:r>
      <w:proofErr w:type="spellStart"/>
      <w:r>
        <w:rPr>
          <w:rFonts w:ascii="Arial"/>
          <w:sz w:val="16"/>
        </w:rPr>
        <w:t>puter</w:t>
      </w:r>
      <w:proofErr w:type="spellEnd"/>
      <w:r>
        <w:rPr>
          <w:rFonts w:ascii="Arial"/>
          <w:sz w:val="16"/>
        </w:rPr>
        <w:t xml:space="preserve"> Science Education.</w:t>
      </w:r>
    </w:p>
    <w:p w:rsidR="00706B87" w:rsidRDefault="00706B87">
      <w:pPr>
        <w:spacing w:line="180" w:lineRule="exact"/>
        <w:jc w:val="both"/>
        <w:rPr>
          <w:rFonts w:ascii="Arial"/>
          <w:sz w:val="16"/>
        </w:rPr>
        <w:sectPr w:rsidR="00706B87">
          <w:pgSz w:w="12240" w:h="15840"/>
          <w:pgMar w:top="1340" w:right="1320" w:bottom="280" w:left="1320" w:header="1146" w:footer="0" w:gutter="0"/>
          <w:cols w:num="2" w:space="720" w:equalWidth="0">
            <w:col w:w="4681" w:space="119"/>
            <w:col w:w="4800"/>
          </w:cols>
        </w:sectPr>
      </w:pPr>
    </w:p>
    <w:p w:rsidR="00706B87" w:rsidRDefault="00706B87">
      <w:pPr>
        <w:pStyle w:val="BodyText"/>
        <w:spacing w:before="7"/>
        <w:rPr>
          <w:rFonts w:ascii="Arial"/>
          <w:sz w:val="15"/>
        </w:rPr>
      </w:pPr>
    </w:p>
    <w:p w:rsidR="00706B87" w:rsidRDefault="00A82C24">
      <w:pPr>
        <w:spacing w:before="1" w:line="180" w:lineRule="exact"/>
        <w:ind w:left="1741" w:right="4919"/>
        <w:jc w:val="both"/>
        <w:rPr>
          <w:rFonts w:ascii="Arial"/>
          <w:sz w:val="16"/>
        </w:rPr>
      </w:pPr>
      <w:r>
        <w:rPr>
          <w:noProof/>
        </w:rPr>
        <w:drawing>
          <wp:anchor distT="0" distB="0" distL="0" distR="0" simplePos="0" relativeHeight="251653120" behindDoc="0" locked="0" layoutInCell="1" allowOverlap="1">
            <wp:simplePos x="0" y="0"/>
            <wp:positionH relativeFrom="page">
              <wp:posOffset>914476</wp:posOffset>
            </wp:positionH>
            <wp:positionV relativeFrom="paragraph">
              <wp:posOffset>48852</wp:posOffset>
            </wp:positionV>
            <wp:extent cx="914336" cy="1082540"/>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914336" cy="1082540"/>
                    </a:xfrm>
                    <a:prstGeom prst="rect">
                      <a:avLst/>
                    </a:prstGeom>
                  </pic:spPr>
                </pic:pic>
              </a:graphicData>
            </a:graphic>
          </wp:anchor>
        </w:drawing>
      </w:r>
      <w:r>
        <w:rPr>
          <w:rFonts w:ascii="Arial"/>
          <w:b/>
          <w:sz w:val="16"/>
        </w:rPr>
        <w:t xml:space="preserve">Dennis Kafura </w:t>
      </w:r>
      <w:r>
        <w:rPr>
          <w:rFonts w:ascii="Arial"/>
          <w:sz w:val="16"/>
        </w:rPr>
        <w:t xml:space="preserve">received his PhD from Purdue University. He is a Professor of Computer Science at Virginia </w:t>
      </w:r>
      <w:r>
        <w:rPr>
          <w:rFonts w:ascii="Arial"/>
          <w:spacing w:val="-4"/>
          <w:sz w:val="16"/>
        </w:rPr>
        <w:t xml:space="preserve">Tech. </w:t>
      </w:r>
      <w:r>
        <w:rPr>
          <w:rFonts w:ascii="Arial"/>
          <w:sz w:val="16"/>
        </w:rPr>
        <w:t>He is the PI on two NSF IUSE awards both of which involved the development of a</w:t>
      </w:r>
      <w:r>
        <w:rPr>
          <w:rFonts w:ascii="Arial"/>
          <w:spacing w:val="-29"/>
          <w:sz w:val="16"/>
        </w:rPr>
        <w:t xml:space="preserve"> </w:t>
      </w:r>
      <w:r>
        <w:rPr>
          <w:rFonts w:ascii="Arial"/>
          <w:sz w:val="16"/>
        </w:rPr>
        <w:t xml:space="preserve">gen- </w:t>
      </w:r>
      <w:proofErr w:type="spellStart"/>
      <w:r>
        <w:rPr>
          <w:rFonts w:ascii="Arial"/>
          <w:sz w:val="16"/>
        </w:rPr>
        <w:t>eral</w:t>
      </w:r>
      <w:proofErr w:type="spellEnd"/>
      <w:r>
        <w:rPr>
          <w:rFonts w:ascii="Arial"/>
          <w:sz w:val="16"/>
        </w:rPr>
        <w:t xml:space="preserve"> education course in Computational Thinking at the university level using the BlockPy</w:t>
      </w:r>
      <w:r>
        <w:rPr>
          <w:rFonts w:ascii="Arial"/>
          <w:spacing w:val="-9"/>
          <w:sz w:val="16"/>
        </w:rPr>
        <w:t xml:space="preserve"> </w:t>
      </w:r>
      <w:r>
        <w:rPr>
          <w:rFonts w:ascii="Arial"/>
          <w:sz w:val="16"/>
        </w:rPr>
        <w:t>environment.</w:t>
      </w: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spacing w:before="6"/>
        <w:rPr>
          <w:rFonts w:ascii="Arial"/>
          <w:sz w:val="26"/>
        </w:rPr>
      </w:pPr>
    </w:p>
    <w:p w:rsidR="00706B87" w:rsidRDefault="00A82C24">
      <w:pPr>
        <w:spacing w:line="180" w:lineRule="exact"/>
        <w:ind w:left="1741" w:right="4919"/>
        <w:jc w:val="both"/>
        <w:rPr>
          <w:rFonts w:ascii="Arial"/>
          <w:sz w:val="16"/>
        </w:rPr>
      </w:pPr>
      <w:r>
        <w:rPr>
          <w:noProof/>
        </w:rPr>
        <w:drawing>
          <wp:anchor distT="0" distB="0" distL="0" distR="0" simplePos="0" relativeHeight="251654144" behindDoc="0" locked="0" layoutInCell="1" allowOverlap="1">
            <wp:simplePos x="0" y="0"/>
            <wp:positionH relativeFrom="page">
              <wp:posOffset>914400</wp:posOffset>
            </wp:positionH>
            <wp:positionV relativeFrom="paragraph">
              <wp:posOffset>132334</wp:posOffset>
            </wp:positionV>
            <wp:extent cx="914400" cy="914400"/>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914400" cy="914400"/>
                    </a:xfrm>
                    <a:prstGeom prst="rect">
                      <a:avLst/>
                    </a:prstGeom>
                  </pic:spPr>
                </pic:pic>
              </a:graphicData>
            </a:graphic>
          </wp:anchor>
        </w:drawing>
      </w:r>
      <w:r>
        <w:rPr>
          <w:rFonts w:ascii="Arial"/>
          <w:b/>
          <w:sz w:val="16"/>
        </w:rPr>
        <w:t xml:space="preserve">Clifford A. Shaffer </w:t>
      </w:r>
      <w:r>
        <w:rPr>
          <w:rFonts w:ascii="Arial"/>
          <w:sz w:val="16"/>
        </w:rPr>
        <w:t xml:space="preserve">(Senior Member, IEEE and Distinguished Member, ACM) received his PhD from the University of Maryland. He is Professor of Computer Science at Virginia Tech. His current re- search interests are in Computational Biology (specifically, user interfaces for specifying models and computations), Al- </w:t>
      </w:r>
      <w:proofErr w:type="spellStart"/>
      <w:r>
        <w:rPr>
          <w:rFonts w:ascii="Arial"/>
          <w:sz w:val="16"/>
        </w:rPr>
        <w:t>gorithm</w:t>
      </w:r>
      <w:proofErr w:type="spellEnd"/>
      <w:r>
        <w:rPr>
          <w:rFonts w:ascii="Arial"/>
          <w:sz w:val="16"/>
        </w:rPr>
        <w:t xml:space="preserve"> Visualization, and Computer </w:t>
      </w:r>
      <w:proofErr w:type="spellStart"/>
      <w:r>
        <w:rPr>
          <w:rFonts w:ascii="Arial"/>
          <w:sz w:val="16"/>
        </w:rPr>
        <w:t>Sci</w:t>
      </w:r>
      <w:proofErr w:type="spellEnd"/>
      <w:r>
        <w:rPr>
          <w:rFonts w:ascii="Arial"/>
          <w:sz w:val="16"/>
        </w:rPr>
        <w:t xml:space="preserve">- </w:t>
      </w:r>
      <w:proofErr w:type="spellStart"/>
      <w:r>
        <w:rPr>
          <w:rFonts w:ascii="Arial"/>
          <w:sz w:val="16"/>
        </w:rPr>
        <w:t>ence</w:t>
      </w:r>
      <w:proofErr w:type="spellEnd"/>
      <w:r>
        <w:rPr>
          <w:rFonts w:ascii="Arial"/>
          <w:sz w:val="16"/>
        </w:rPr>
        <w:t xml:space="preserve"> Education.</w:t>
      </w: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rPr>
          <w:rFonts w:ascii="Arial"/>
          <w:sz w:val="20"/>
        </w:rPr>
      </w:pPr>
    </w:p>
    <w:p w:rsidR="00706B87" w:rsidRDefault="00706B87">
      <w:pPr>
        <w:pStyle w:val="BodyText"/>
        <w:spacing w:before="5"/>
        <w:rPr>
          <w:rFonts w:ascii="Arial"/>
          <w:sz w:val="18"/>
        </w:rPr>
      </w:pPr>
    </w:p>
    <w:p w:rsidR="00706B87" w:rsidRDefault="00A82C24">
      <w:pPr>
        <w:spacing w:before="108" w:line="180" w:lineRule="exact"/>
        <w:ind w:left="1741" w:right="4917"/>
        <w:jc w:val="both"/>
        <w:rPr>
          <w:rFonts w:ascii="Arial"/>
          <w:sz w:val="16"/>
        </w:rPr>
      </w:pPr>
      <w:r>
        <w:rPr>
          <w:noProof/>
        </w:rPr>
        <w:drawing>
          <wp:anchor distT="0" distB="0" distL="0" distR="0" simplePos="0" relativeHeight="251655168" behindDoc="0" locked="0" layoutInCell="1" allowOverlap="1">
            <wp:simplePos x="0" y="0"/>
            <wp:positionH relativeFrom="page">
              <wp:posOffset>914425</wp:posOffset>
            </wp:positionH>
            <wp:positionV relativeFrom="paragraph">
              <wp:posOffset>135606</wp:posOffset>
            </wp:positionV>
            <wp:extent cx="914373" cy="1044998"/>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914373" cy="1044998"/>
                    </a:xfrm>
                    <a:prstGeom prst="rect">
                      <a:avLst/>
                    </a:prstGeom>
                  </pic:spPr>
                </pic:pic>
              </a:graphicData>
            </a:graphic>
          </wp:anchor>
        </w:drawing>
      </w:r>
      <w:r>
        <w:rPr>
          <w:rFonts w:ascii="Arial"/>
          <w:b/>
          <w:sz w:val="16"/>
        </w:rPr>
        <w:t xml:space="preserve">Eli Tilevich </w:t>
      </w:r>
      <w:r>
        <w:rPr>
          <w:rFonts w:ascii="Arial"/>
          <w:sz w:val="16"/>
        </w:rPr>
        <w:t xml:space="preserve">(Senior Member, IEEE) re- </w:t>
      </w:r>
      <w:proofErr w:type="spellStart"/>
      <w:r>
        <w:rPr>
          <w:rFonts w:ascii="Arial"/>
          <w:sz w:val="16"/>
        </w:rPr>
        <w:t>ceived</w:t>
      </w:r>
      <w:proofErr w:type="spellEnd"/>
      <w:r>
        <w:rPr>
          <w:rFonts w:ascii="Arial"/>
          <w:sz w:val="16"/>
        </w:rPr>
        <w:t xml:space="preserve"> his PhD from Georgia </w:t>
      </w:r>
      <w:r>
        <w:rPr>
          <w:rFonts w:ascii="Arial"/>
          <w:spacing w:val="-4"/>
          <w:sz w:val="16"/>
        </w:rPr>
        <w:t xml:space="preserve">Tech.  </w:t>
      </w:r>
      <w:proofErr w:type="gramStart"/>
      <w:r>
        <w:rPr>
          <w:rFonts w:ascii="Arial"/>
          <w:sz w:val="16"/>
        </w:rPr>
        <w:t>He  is</w:t>
      </w:r>
      <w:proofErr w:type="gramEnd"/>
      <w:r>
        <w:rPr>
          <w:rFonts w:ascii="Arial"/>
          <w:sz w:val="16"/>
        </w:rPr>
        <w:t xml:space="preserve"> an Associate Professor of Computer Science at Virginia </w:t>
      </w:r>
      <w:r>
        <w:rPr>
          <w:rFonts w:ascii="Arial"/>
          <w:spacing w:val="-4"/>
          <w:sz w:val="16"/>
        </w:rPr>
        <w:t xml:space="preserve">Tech. </w:t>
      </w:r>
      <w:r>
        <w:rPr>
          <w:rFonts w:ascii="Arial"/>
          <w:sz w:val="16"/>
        </w:rPr>
        <w:t xml:space="preserve">His recent pub- </w:t>
      </w:r>
      <w:proofErr w:type="spellStart"/>
      <w:r>
        <w:rPr>
          <w:rFonts w:ascii="Arial"/>
          <w:sz w:val="16"/>
        </w:rPr>
        <w:t>lications</w:t>
      </w:r>
      <w:proofErr w:type="spellEnd"/>
      <w:r>
        <w:rPr>
          <w:rFonts w:ascii="Arial"/>
          <w:sz w:val="16"/>
        </w:rPr>
        <w:t xml:space="preserve"> and current research focus on Software Engineering for Distributed and Mobile Computing and on Computer </w:t>
      </w:r>
      <w:proofErr w:type="spellStart"/>
      <w:r>
        <w:rPr>
          <w:rFonts w:ascii="Arial"/>
          <w:sz w:val="16"/>
        </w:rPr>
        <w:t>Sci</w:t>
      </w:r>
      <w:proofErr w:type="spellEnd"/>
      <w:r>
        <w:rPr>
          <w:rFonts w:ascii="Arial"/>
          <w:sz w:val="16"/>
        </w:rPr>
        <w:t xml:space="preserve">- </w:t>
      </w:r>
      <w:proofErr w:type="spellStart"/>
      <w:r>
        <w:rPr>
          <w:rFonts w:ascii="Arial"/>
          <w:sz w:val="16"/>
        </w:rPr>
        <w:t>ence</w:t>
      </w:r>
      <w:proofErr w:type="spellEnd"/>
      <w:r>
        <w:rPr>
          <w:rFonts w:ascii="Arial"/>
          <w:spacing w:val="-1"/>
          <w:sz w:val="16"/>
        </w:rPr>
        <w:t xml:space="preserve"> </w:t>
      </w:r>
      <w:r>
        <w:rPr>
          <w:rFonts w:ascii="Arial"/>
          <w:sz w:val="16"/>
        </w:rPr>
        <w:t>Education.</w:t>
      </w:r>
    </w:p>
    <w:sectPr w:rsidR="00706B87">
      <w:pgSz w:w="12240" w:h="15840"/>
      <w:pgMar w:top="1340" w:right="1320" w:bottom="280" w:left="1340" w:header="114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0FB" w:rsidRDefault="002750FB">
      <w:r>
        <w:separator/>
      </w:r>
    </w:p>
  </w:endnote>
  <w:endnote w:type="continuationSeparator" w:id="0">
    <w:p w:rsidR="002750FB" w:rsidRDefault="00275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0FB" w:rsidRDefault="002750FB">
      <w:r>
        <w:separator/>
      </w:r>
    </w:p>
  </w:footnote>
  <w:footnote w:type="continuationSeparator" w:id="0">
    <w:p w:rsidR="002750FB" w:rsidRDefault="002750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2C24" w:rsidRDefault="00A82C24">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57.65pt;width:208.45pt;height:10.7pt;z-index:-19648;mso-position-horizontal-relative:page;mso-position-vertical-relative:page" filled="f" stroked="f">
          <v:textbox inset="0,0,0,0">
            <w:txbxContent>
              <w:p w:rsidR="00A82C24" w:rsidRDefault="00A82C24">
                <w:pPr>
                  <w:spacing w:before="22"/>
                  <w:ind w:left="20"/>
                  <w:rPr>
                    <w:rFonts w:ascii="Arial"/>
                    <w:sz w:val="14"/>
                  </w:rPr>
                </w:pPr>
                <w:r>
                  <w:rPr>
                    <w:rFonts w:ascii="Arial"/>
                    <w:sz w:val="14"/>
                  </w:rPr>
                  <w:t>IEEE TRANSACTIONS ON EMERGING TOPICS IN COMPUTING</w:t>
                </w:r>
              </w:p>
            </w:txbxContent>
          </v:textbox>
          <w10:wrap anchorx="page" anchory="page"/>
        </v:shape>
      </w:pict>
    </w:r>
    <w:r>
      <w:pict>
        <v:shape id="_x0000_s2051" type="#_x0000_t202" style="position:absolute;margin-left:534.1pt;margin-top:57.65pt;width:7.9pt;height:10.7pt;z-index:-19624;mso-position-horizontal-relative:page;mso-position-vertical-relative:page" filled="f" stroked="f">
          <v:textbox inset="0,0,0,0">
            <w:txbxContent>
              <w:p w:rsidR="00A82C24" w:rsidRDefault="00A82C24">
                <w:pPr>
                  <w:spacing w:before="22"/>
                  <w:ind w:left="40"/>
                  <w:rPr>
                    <w:rFonts w:ascii="Arial"/>
                    <w:sz w:val="14"/>
                  </w:rPr>
                </w:pPr>
                <w:r>
                  <w:fldChar w:fldCharType="begin"/>
                </w:r>
                <w:r>
                  <w:rPr>
                    <w:rFonts w:ascii="Arial"/>
                    <w:w w:val="99"/>
                    <w:sz w:val="14"/>
                  </w:rPr>
                  <w:instrText xml:space="preserve"> PAGE </w:instrText>
                </w:r>
                <w:r>
                  <w:fldChar w:fldCharType="separate"/>
                </w:r>
                <w:r w:rsidR="009570BB">
                  <w:rPr>
                    <w:rFonts w:ascii="Arial"/>
                    <w:noProof/>
                    <w:w w:val="99"/>
                    <w:sz w:val="14"/>
                  </w:rPr>
                  <w:t>7</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2C24" w:rsidRDefault="00A82C24">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2C24" w:rsidRDefault="00A82C24">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57.65pt;width:208.45pt;height:10.7pt;z-index:-19600;mso-position-horizontal-relative:page;mso-position-vertical-relative:page" filled="f" stroked="f">
          <v:textbox inset="0,0,0,0">
            <w:txbxContent>
              <w:p w:rsidR="00A82C24" w:rsidRDefault="00A82C24">
                <w:pPr>
                  <w:spacing w:before="22"/>
                  <w:ind w:left="20"/>
                  <w:rPr>
                    <w:rFonts w:ascii="Arial"/>
                    <w:sz w:val="14"/>
                  </w:rPr>
                </w:pPr>
                <w:r>
                  <w:rPr>
                    <w:rFonts w:ascii="Arial"/>
                    <w:sz w:val="14"/>
                  </w:rPr>
                  <w:t>IEEE TRANSACTIONS ON EMERGING TOPICS IN COMPUTING</w:t>
                </w:r>
              </w:p>
            </w:txbxContent>
          </v:textbox>
          <w10:wrap anchorx="page" anchory="page"/>
        </v:shape>
      </w:pict>
    </w:r>
    <w:r>
      <w:pict>
        <v:shape id="_x0000_s2049" type="#_x0000_t202" style="position:absolute;margin-left:530.2pt;margin-top:57.65pt;width:11.8pt;height:10.7pt;z-index:-19576;mso-position-horizontal-relative:page;mso-position-vertical-relative:page" filled="f" stroked="f">
          <v:textbox inset="0,0,0,0">
            <w:txbxContent>
              <w:p w:rsidR="00A82C24" w:rsidRDefault="00A82C24">
                <w:pPr>
                  <w:spacing w:before="22"/>
                  <w:ind w:left="40"/>
                  <w:rPr>
                    <w:rFonts w:ascii="Arial"/>
                    <w:sz w:val="14"/>
                  </w:rPr>
                </w:pPr>
                <w:r>
                  <w:fldChar w:fldCharType="begin"/>
                </w:r>
                <w:r>
                  <w:rPr>
                    <w:rFonts w:ascii="Arial"/>
                    <w:sz w:val="14"/>
                  </w:rPr>
                  <w:instrText xml:space="preserve"> PAGE </w:instrText>
                </w:r>
                <w:r>
                  <w:fldChar w:fldCharType="separate"/>
                </w:r>
                <w:r w:rsidR="009570BB">
                  <w:rPr>
                    <w:rFonts w:ascii="Arial"/>
                    <w:noProof/>
                    <w:sz w:val="14"/>
                  </w:rPr>
                  <w:t>13</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BB3BD2"/>
    <w:multiLevelType w:val="hybridMultilevel"/>
    <w:tmpl w:val="30942724"/>
    <w:lvl w:ilvl="0" w:tplc="EC4A855E">
      <w:start w:val="1"/>
      <w:numFmt w:val="decimal"/>
      <w:lvlText w:val="%1)"/>
      <w:lvlJc w:val="left"/>
      <w:pPr>
        <w:ind w:left="664" w:hanging="387"/>
        <w:jc w:val="right"/>
      </w:pPr>
      <w:rPr>
        <w:rFonts w:ascii="Book Antiqua" w:eastAsia="Book Antiqua" w:hAnsi="Book Antiqua" w:cs="Book Antiqua" w:hint="default"/>
        <w:spacing w:val="-19"/>
        <w:w w:val="99"/>
        <w:sz w:val="19"/>
        <w:szCs w:val="19"/>
      </w:rPr>
    </w:lvl>
    <w:lvl w:ilvl="1" w:tplc="FFCAAA7C">
      <w:numFmt w:val="bullet"/>
      <w:lvlText w:val="•"/>
      <w:lvlJc w:val="left"/>
      <w:pPr>
        <w:ind w:left="1061" w:hanging="387"/>
      </w:pPr>
      <w:rPr>
        <w:rFonts w:hint="default"/>
      </w:rPr>
    </w:lvl>
    <w:lvl w:ilvl="2" w:tplc="D8ACD0E6">
      <w:numFmt w:val="bullet"/>
      <w:lvlText w:val="•"/>
      <w:lvlJc w:val="left"/>
      <w:pPr>
        <w:ind w:left="1462" w:hanging="387"/>
      </w:pPr>
      <w:rPr>
        <w:rFonts w:hint="default"/>
      </w:rPr>
    </w:lvl>
    <w:lvl w:ilvl="3" w:tplc="A468D80A">
      <w:numFmt w:val="bullet"/>
      <w:lvlText w:val="•"/>
      <w:lvlJc w:val="left"/>
      <w:pPr>
        <w:ind w:left="1863" w:hanging="387"/>
      </w:pPr>
      <w:rPr>
        <w:rFonts w:hint="default"/>
      </w:rPr>
    </w:lvl>
    <w:lvl w:ilvl="4" w:tplc="839C7A56">
      <w:numFmt w:val="bullet"/>
      <w:lvlText w:val="•"/>
      <w:lvlJc w:val="left"/>
      <w:pPr>
        <w:ind w:left="2265" w:hanging="387"/>
      </w:pPr>
      <w:rPr>
        <w:rFonts w:hint="default"/>
      </w:rPr>
    </w:lvl>
    <w:lvl w:ilvl="5" w:tplc="B8145112">
      <w:numFmt w:val="bullet"/>
      <w:lvlText w:val="•"/>
      <w:lvlJc w:val="left"/>
      <w:pPr>
        <w:ind w:left="2666" w:hanging="387"/>
      </w:pPr>
      <w:rPr>
        <w:rFonts w:hint="default"/>
      </w:rPr>
    </w:lvl>
    <w:lvl w:ilvl="6" w:tplc="8E5031B0">
      <w:numFmt w:val="bullet"/>
      <w:lvlText w:val="•"/>
      <w:lvlJc w:val="left"/>
      <w:pPr>
        <w:ind w:left="3067" w:hanging="387"/>
      </w:pPr>
      <w:rPr>
        <w:rFonts w:hint="default"/>
      </w:rPr>
    </w:lvl>
    <w:lvl w:ilvl="7" w:tplc="B1046A9A">
      <w:numFmt w:val="bullet"/>
      <w:lvlText w:val="•"/>
      <w:lvlJc w:val="left"/>
      <w:pPr>
        <w:ind w:left="3469" w:hanging="387"/>
      </w:pPr>
      <w:rPr>
        <w:rFonts w:hint="default"/>
      </w:rPr>
    </w:lvl>
    <w:lvl w:ilvl="8" w:tplc="F7FC48CC">
      <w:numFmt w:val="bullet"/>
      <w:lvlText w:val="•"/>
      <w:lvlJc w:val="left"/>
      <w:pPr>
        <w:ind w:left="3870" w:hanging="387"/>
      </w:pPr>
      <w:rPr>
        <w:rFonts w:hint="default"/>
      </w:rPr>
    </w:lvl>
  </w:abstractNum>
  <w:abstractNum w:abstractNumId="1" w15:restartNumberingAfterBreak="0">
    <w:nsid w:val="1AEA3ABE"/>
    <w:multiLevelType w:val="hybridMultilevel"/>
    <w:tmpl w:val="AA5ADF0C"/>
    <w:lvl w:ilvl="0" w:tplc="5F4E9DA2">
      <w:start w:val="1"/>
      <w:numFmt w:val="decimal"/>
      <w:lvlText w:val="%1"/>
      <w:lvlJc w:val="left"/>
      <w:pPr>
        <w:ind w:left="478" w:hanging="354"/>
        <w:jc w:val="left"/>
      </w:pPr>
      <w:rPr>
        <w:rFonts w:ascii="Arial" w:eastAsia="Arial" w:hAnsi="Arial" w:cs="Arial" w:hint="default"/>
        <w:b/>
        <w:bCs/>
        <w:w w:val="99"/>
        <w:sz w:val="22"/>
        <w:szCs w:val="22"/>
      </w:rPr>
    </w:lvl>
    <w:lvl w:ilvl="1" w:tplc="E54AE50A">
      <w:start w:val="1"/>
      <w:numFmt w:val="decimal"/>
      <w:lvlText w:val="%2)"/>
      <w:lvlJc w:val="left"/>
      <w:pPr>
        <w:ind w:left="664" w:hanging="387"/>
        <w:jc w:val="left"/>
      </w:pPr>
      <w:rPr>
        <w:rFonts w:ascii="Book Antiqua" w:eastAsia="Book Antiqua" w:hAnsi="Book Antiqua" w:cs="Book Antiqua" w:hint="default"/>
        <w:spacing w:val="-4"/>
        <w:w w:val="99"/>
        <w:sz w:val="19"/>
        <w:szCs w:val="19"/>
      </w:rPr>
    </w:lvl>
    <w:lvl w:ilvl="2" w:tplc="748EE07A">
      <w:numFmt w:val="bullet"/>
      <w:lvlText w:val="•"/>
      <w:lvlJc w:val="left"/>
      <w:pPr>
        <w:ind w:left="582" w:hanging="387"/>
      </w:pPr>
      <w:rPr>
        <w:rFonts w:hint="default"/>
      </w:rPr>
    </w:lvl>
    <w:lvl w:ilvl="3" w:tplc="616CE2E4">
      <w:numFmt w:val="bullet"/>
      <w:lvlText w:val="•"/>
      <w:lvlJc w:val="left"/>
      <w:pPr>
        <w:ind w:left="504" w:hanging="387"/>
      </w:pPr>
      <w:rPr>
        <w:rFonts w:hint="default"/>
      </w:rPr>
    </w:lvl>
    <w:lvl w:ilvl="4" w:tplc="DE68BCBC">
      <w:numFmt w:val="bullet"/>
      <w:lvlText w:val="•"/>
      <w:lvlJc w:val="left"/>
      <w:pPr>
        <w:ind w:left="426" w:hanging="387"/>
      </w:pPr>
      <w:rPr>
        <w:rFonts w:hint="default"/>
      </w:rPr>
    </w:lvl>
    <w:lvl w:ilvl="5" w:tplc="F7C0130E">
      <w:numFmt w:val="bullet"/>
      <w:lvlText w:val="•"/>
      <w:lvlJc w:val="left"/>
      <w:pPr>
        <w:ind w:left="348" w:hanging="387"/>
      </w:pPr>
      <w:rPr>
        <w:rFonts w:hint="default"/>
      </w:rPr>
    </w:lvl>
    <w:lvl w:ilvl="6" w:tplc="697A0DE6">
      <w:numFmt w:val="bullet"/>
      <w:lvlText w:val="•"/>
      <w:lvlJc w:val="left"/>
      <w:pPr>
        <w:ind w:left="271" w:hanging="387"/>
      </w:pPr>
      <w:rPr>
        <w:rFonts w:hint="default"/>
      </w:rPr>
    </w:lvl>
    <w:lvl w:ilvl="7" w:tplc="6B22576A">
      <w:numFmt w:val="bullet"/>
      <w:lvlText w:val="•"/>
      <w:lvlJc w:val="left"/>
      <w:pPr>
        <w:ind w:left="193" w:hanging="387"/>
      </w:pPr>
      <w:rPr>
        <w:rFonts w:hint="default"/>
      </w:rPr>
    </w:lvl>
    <w:lvl w:ilvl="8" w:tplc="D41A675A">
      <w:numFmt w:val="bullet"/>
      <w:lvlText w:val="•"/>
      <w:lvlJc w:val="left"/>
      <w:pPr>
        <w:ind w:left="115" w:hanging="387"/>
      </w:pPr>
      <w:rPr>
        <w:rFonts w:hint="default"/>
      </w:rPr>
    </w:lvl>
  </w:abstractNum>
  <w:abstractNum w:abstractNumId="2" w15:restartNumberingAfterBreak="0">
    <w:nsid w:val="663727B4"/>
    <w:multiLevelType w:val="hybridMultilevel"/>
    <w:tmpl w:val="D0389072"/>
    <w:lvl w:ilvl="0" w:tplc="F9F276B2">
      <w:start w:val="5"/>
      <w:numFmt w:val="decimal"/>
      <w:lvlText w:val="[%1]"/>
      <w:lvlJc w:val="left"/>
      <w:pPr>
        <w:ind w:left="461" w:hanging="362"/>
        <w:jc w:val="left"/>
      </w:pPr>
      <w:rPr>
        <w:rFonts w:ascii="Book Antiqua" w:eastAsia="Book Antiqua" w:hAnsi="Book Antiqua" w:cs="Book Antiqua" w:hint="default"/>
        <w:spacing w:val="-18"/>
        <w:w w:val="99"/>
        <w:sz w:val="16"/>
        <w:szCs w:val="16"/>
      </w:rPr>
    </w:lvl>
    <w:lvl w:ilvl="1" w:tplc="306857FC">
      <w:numFmt w:val="bullet"/>
      <w:lvlText w:val="•"/>
      <w:lvlJc w:val="left"/>
      <w:pPr>
        <w:ind w:left="892" w:hanging="362"/>
      </w:pPr>
      <w:rPr>
        <w:rFonts w:hint="default"/>
      </w:rPr>
    </w:lvl>
    <w:lvl w:ilvl="2" w:tplc="E1F06492">
      <w:numFmt w:val="bullet"/>
      <w:lvlText w:val="•"/>
      <w:lvlJc w:val="left"/>
      <w:pPr>
        <w:ind w:left="1324" w:hanging="362"/>
      </w:pPr>
      <w:rPr>
        <w:rFonts w:hint="default"/>
      </w:rPr>
    </w:lvl>
    <w:lvl w:ilvl="3" w:tplc="AB9CEFFC">
      <w:numFmt w:val="bullet"/>
      <w:lvlText w:val="•"/>
      <w:lvlJc w:val="left"/>
      <w:pPr>
        <w:ind w:left="1756" w:hanging="362"/>
      </w:pPr>
      <w:rPr>
        <w:rFonts w:hint="default"/>
      </w:rPr>
    </w:lvl>
    <w:lvl w:ilvl="4" w:tplc="37481DA0">
      <w:numFmt w:val="bullet"/>
      <w:lvlText w:val="•"/>
      <w:lvlJc w:val="left"/>
      <w:pPr>
        <w:ind w:left="2188" w:hanging="362"/>
      </w:pPr>
      <w:rPr>
        <w:rFonts w:hint="default"/>
      </w:rPr>
    </w:lvl>
    <w:lvl w:ilvl="5" w:tplc="DE0AC5B2">
      <w:numFmt w:val="bullet"/>
      <w:lvlText w:val="•"/>
      <w:lvlJc w:val="left"/>
      <w:pPr>
        <w:ind w:left="2620" w:hanging="362"/>
      </w:pPr>
      <w:rPr>
        <w:rFonts w:hint="default"/>
      </w:rPr>
    </w:lvl>
    <w:lvl w:ilvl="6" w:tplc="D0EA17CC">
      <w:numFmt w:val="bullet"/>
      <w:lvlText w:val="•"/>
      <w:lvlJc w:val="left"/>
      <w:pPr>
        <w:ind w:left="3052" w:hanging="362"/>
      </w:pPr>
      <w:rPr>
        <w:rFonts w:hint="default"/>
      </w:rPr>
    </w:lvl>
    <w:lvl w:ilvl="7" w:tplc="526E9D62">
      <w:numFmt w:val="bullet"/>
      <w:lvlText w:val="•"/>
      <w:lvlJc w:val="left"/>
      <w:pPr>
        <w:ind w:left="3484" w:hanging="362"/>
      </w:pPr>
      <w:rPr>
        <w:rFonts w:hint="default"/>
      </w:rPr>
    </w:lvl>
    <w:lvl w:ilvl="8" w:tplc="4A9249C8">
      <w:numFmt w:val="bullet"/>
      <w:lvlText w:val="•"/>
      <w:lvlJc w:val="left"/>
      <w:pPr>
        <w:ind w:left="3916" w:hanging="362"/>
      </w:pPr>
      <w:rPr>
        <w:rFonts w:hint="default"/>
      </w:rPr>
    </w:lvl>
  </w:abstractNum>
  <w:abstractNum w:abstractNumId="3" w15:restartNumberingAfterBreak="0">
    <w:nsid w:val="79532A5F"/>
    <w:multiLevelType w:val="multilevel"/>
    <w:tmpl w:val="8A9CFC6A"/>
    <w:lvl w:ilvl="0">
      <w:start w:val="2"/>
      <w:numFmt w:val="decimal"/>
      <w:lvlText w:val="%1"/>
      <w:lvlJc w:val="left"/>
      <w:pPr>
        <w:ind w:left="574" w:hanging="455"/>
        <w:jc w:val="left"/>
      </w:pPr>
      <w:rPr>
        <w:rFonts w:hint="default"/>
      </w:rPr>
    </w:lvl>
    <w:lvl w:ilvl="1">
      <w:start w:val="1"/>
      <w:numFmt w:val="decimal"/>
      <w:lvlText w:val="%1.%2"/>
      <w:lvlJc w:val="left"/>
      <w:pPr>
        <w:ind w:left="574" w:hanging="455"/>
        <w:jc w:val="left"/>
      </w:pPr>
      <w:rPr>
        <w:rFonts w:ascii="Arial" w:eastAsia="Arial" w:hAnsi="Arial" w:cs="Arial" w:hint="default"/>
        <w:b/>
        <w:bCs/>
        <w:w w:val="99"/>
        <w:sz w:val="19"/>
        <w:szCs w:val="19"/>
      </w:rPr>
    </w:lvl>
    <w:lvl w:ilvl="2">
      <w:numFmt w:val="bullet"/>
      <w:lvlText w:val="•"/>
      <w:lvlJc w:val="left"/>
      <w:pPr>
        <w:ind w:left="500" w:hanging="455"/>
      </w:pPr>
      <w:rPr>
        <w:rFonts w:hint="default"/>
      </w:rPr>
    </w:lvl>
    <w:lvl w:ilvl="3">
      <w:numFmt w:val="bullet"/>
      <w:lvlText w:val="•"/>
      <w:lvlJc w:val="left"/>
      <w:pPr>
        <w:ind w:left="420" w:hanging="455"/>
      </w:pPr>
      <w:rPr>
        <w:rFonts w:hint="default"/>
      </w:rPr>
    </w:lvl>
    <w:lvl w:ilvl="4">
      <w:numFmt w:val="bullet"/>
      <w:lvlText w:val="•"/>
      <w:lvlJc w:val="left"/>
      <w:pPr>
        <w:ind w:left="340" w:hanging="455"/>
      </w:pPr>
      <w:rPr>
        <w:rFonts w:hint="default"/>
      </w:rPr>
    </w:lvl>
    <w:lvl w:ilvl="5">
      <w:numFmt w:val="bullet"/>
      <w:lvlText w:val="•"/>
      <w:lvlJc w:val="left"/>
      <w:pPr>
        <w:ind w:left="260" w:hanging="455"/>
      </w:pPr>
      <w:rPr>
        <w:rFonts w:hint="default"/>
      </w:rPr>
    </w:lvl>
    <w:lvl w:ilvl="6">
      <w:numFmt w:val="bullet"/>
      <w:lvlText w:val="•"/>
      <w:lvlJc w:val="left"/>
      <w:pPr>
        <w:ind w:left="180" w:hanging="455"/>
      </w:pPr>
      <w:rPr>
        <w:rFonts w:hint="default"/>
      </w:rPr>
    </w:lvl>
    <w:lvl w:ilvl="7">
      <w:numFmt w:val="bullet"/>
      <w:lvlText w:val="•"/>
      <w:lvlJc w:val="left"/>
      <w:pPr>
        <w:ind w:left="100" w:hanging="455"/>
      </w:pPr>
      <w:rPr>
        <w:rFonts w:hint="default"/>
      </w:rPr>
    </w:lvl>
    <w:lvl w:ilvl="8">
      <w:numFmt w:val="bullet"/>
      <w:lvlText w:val="•"/>
      <w:lvlJc w:val="left"/>
      <w:pPr>
        <w:ind w:left="20" w:hanging="455"/>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fura">
    <w15:presenceInfo w15:providerId="None" w15:userId="kaf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06B87"/>
    <w:rsid w:val="00013E22"/>
    <w:rsid w:val="001E4AFD"/>
    <w:rsid w:val="002750FB"/>
    <w:rsid w:val="004D6406"/>
    <w:rsid w:val="00664F16"/>
    <w:rsid w:val="00706B87"/>
    <w:rsid w:val="008548D5"/>
    <w:rsid w:val="009570BB"/>
    <w:rsid w:val="009B5BBD"/>
    <w:rsid w:val="00A82C24"/>
    <w:rsid w:val="00C236EA"/>
    <w:rsid w:val="00D11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9E233101-394E-4E7E-B474-9B0CB798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uiPriority w:val="1"/>
    <w:qFormat/>
    <w:pPr>
      <w:ind w:left="574" w:hanging="454"/>
      <w:jc w:val="both"/>
      <w:outlineLvl w:val="0"/>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spacing w:line="180" w:lineRule="exact"/>
      <w:ind w:left="481" w:hanging="361"/>
      <w:jc w:val="both"/>
    </w:pPr>
  </w:style>
  <w:style w:type="paragraph" w:customStyle="1" w:styleId="TableParagraph">
    <w:name w:val="Table Paragraph"/>
    <w:basedOn w:val="Normal"/>
    <w:uiPriority w:val="1"/>
    <w:qFormat/>
    <w:pPr>
      <w:spacing w:before="10"/>
      <w:ind w:left="95" w:right="95"/>
      <w:jc w:val="center"/>
    </w:pPr>
  </w:style>
  <w:style w:type="paragraph" w:styleId="BalloonText">
    <w:name w:val="Balloon Text"/>
    <w:basedOn w:val="Normal"/>
    <w:link w:val="BalloonTextChar"/>
    <w:uiPriority w:val="99"/>
    <w:semiHidden/>
    <w:unhideWhenUsed/>
    <w:rsid w:val="00013E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3E22"/>
    <w:rPr>
      <w:rFonts w:ascii="Segoe UI" w:eastAsia="Book Antiqu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blockpy.com/" TargetMode="External"/><Relationship Id="rId13" Type="http://schemas.openxmlformats.org/officeDocument/2006/relationships/image" Target="media/image4.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www.blockpy.com/" TargetMode="Externa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hyperlink" Target="http://think.cs.vt.edu/course" TargetMode="External"/><Relationship Id="rId23" Type="http://schemas.openxmlformats.org/officeDocument/2006/relationships/image" Target="media/image11.png"/><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1826</TotalTime>
  <Pages>14</Pages>
  <Words>9075</Words>
  <Characters>51732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kafura</cp:lastModifiedBy>
  <cp:revision>7</cp:revision>
  <dcterms:created xsi:type="dcterms:W3CDTF">2017-04-21T09:23:00Z</dcterms:created>
  <dcterms:modified xsi:type="dcterms:W3CDTF">2017-04-22T19:52:00Z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2017-04-21T00:00:00Z</vt:filetime>
  </property>
  <property fmtid="{D5CDD505-2E9C-101B-9397-08002B2CF9AE}" pid="3" name="Creator">
    <vt:lpwstr>TeX</vt:lpwstr>
  </property>
  <property fmtid="{D5CDD505-2E9C-101B-9397-08002B2CF9AE}" pid="4" name="LastSaved">
    <vt:filetime>2017-04-21T00:00:00Z</vt:filetime>
  </property>
</Properties>
</file>